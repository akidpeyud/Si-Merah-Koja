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6007" w14:textId="77777777" w:rsidR="0085187D" w:rsidRDefault="00302764">
      <w:pPr>
        <w:spacing w:after="37" w:line="259" w:lineRule="auto"/>
        <w:ind w:left="10" w:right="-13" w:hanging="10"/>
        <w:jc w:val="right"/>
      </w:pPr>
      <w:r>
        <w:rPr>
          <w:rFonts w:ascii="Times New Roman" w:eastAsia="Times New Roman" w:hAnsi="Times New Roman" w:cs="Times New Roman"/>
          <w:color w:val="1D1B11"/>
          <w:sz w:val="16"/>
        </w:rPr>
        <w:t>Jl. Kolonel Abunjani, Sipin, Jambi 36133</w:t>
      </w:r>
      <w:r>
        <w:rPr>
          <w:rFonts w:ascii="Times New Roman" w:eastAsia="Times New Roman" w:hAnsi="Times New Roman" w:cs="Times New Roman"/>
          <w:color w:val="FFFFFF"/>
          <w:sz w:val="16"/>
        </w:rPr>
        <w:t xml:space="preserve"> </w:t>
      </w:r>
    </w:p>
    <w:p w14:paraId="5860BDB0" w14:textId="77777777" w:rsidR="0085187D" w:rsidRDefault="00302764">
      <w:pPr>
        <w:spacing w:after="34" w:line="216" w:lineRule="auto"/>
        <w:ind w:left="1214" w:right="-15" w:hanging="122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52AC00" wp14:editId="719D249C">
                <wp:simplePos x="0" y="0"/>
                <wp:positionH relativeFrom="column">
                  <wp:posOffset>-18287</wp:posOffset>
                </wp:positionH>
                <wp:positionV relativeFrom="paragraph">
                  <wp:posOffset>-140563</wp:posOffset>
                </wp:positionV>
                <wp:extent cx="6054218" cy="991362"/>
                <wp:effectExtent l="0" t="0" r="0" b="0"/>
                <wp:wrapNone/>
                <wp:docPr id="11307" name="Group 1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8" cy="991362"/>
                          <a:chOff x="0" y="0"/>
                          <a:chExt cx="6054218" cy="991362"/>
                        </a:xfrm>
                      </wpg:grpSpPr>
                      <wps:wsp>
                        <wps:cNvPr id="12268" name="Shape 12268"/>
                        <wps:cNvSpPr/>
                        <wps:spPr>
                          <a:xfrm>
                            <a:off x="0" y="953262"/>
                            <a:ext cx="60542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8" h="38100">
                                <a:moveTo>
                                  <a:pt x="0" y="0"/>
                                </a:moveTo>
                                <a:lnTo>
                                  <a:pt x="6054218" y="0"/>
                                </a:lnTo>
                                <a:lnTo>
                                  <a:pt x="60542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93" y="0"/>
                            <a:ext cx="647700" cy="81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DC9022" id="Group 11307" o:spid="_x0000_s1026" style="position:absolute;margin-left:-1.45pt;margin-top:-11.05pt;width:476.7pt;height:78.05pt;z-index:-251658240" coordsize="60542,9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">
                <v:shape id="Shape 12268" o:spid="_x0000_s1027" style="position:absolute;top:9532;width:60542;height:381;visibility:visible;mso-wrap-style:square;v-text-anchor:top" coordsize="60542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" path="m,l6054218,r,38100l,38100,,e" fillcolor="black" stroked="f" strokeweight="0">
                  <v:stroke miterlimit="83231f" joinstyle="miter"/>
                  <v:path arrowok="t" textboxrect="0,0,6054218,381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6" o:spid="_x0000_s1028" type="#_x0000_t75" style="position:absolute;left:217;width:6477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Telp. </w:t>
      </w:r>
      <w:r>
        <w:rPr>
          <w:rFonts w:ascii="Times New Roman" w:eastAsia="Times New Roman" w:hAnsi="Times New Roman" w:cs="Times New Roman"/>
          <w:color w:val="1D1B11"/>
          <w:sz w:val="16"/>
        </w:rPr>
        <w:t xml:space="preserve">(0741) 668723, 66830, 66407 | </w:t>
      </w: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Fax. </w:t>
      </w:r>
      <w:r>
        <w:rPr>
          <w:rFonts w:ascii="Times New Roman" w:eastAsia="Times New Roman" w:hAnsi="Times New Roman" w:cs="Times New Roman"/>
          <w:color w:val="1D1B11"/>
          <w:sz w:val="16"/>
        </w:rPr>
        <w:t>(668726)</w:t>
      </w:r>
      <w:r>
        <w:rPr>
          <w:rFonts w:ascii="Times New Roman" w:eastAsia="Times New Roman" w:hAnsi="Times New Roman" w:cs="Times New Roman"/>
          <w:color w:val="FFFFFF"/>
          <w:sz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YAYASAN DEWI NURDIN HAMZAH </w:t>
      </w: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      Email: </w:t>
      </w:r>
      <w:r>
        <w:rPr>
          <w:rFonts w:ascii="Times New Roman" w:eastAsia="Times New Roman" w:hAnsi="Times New Roman" w:cs="Times New Roman"/>
          <w:color w:val="00001A"/>
          <w:sz w:val="16"/>
          <w:u w:val="single" w:color="00001A"/>
        </w:rPr>
        <w:t>office@unh.ac.id</w:t>
      </w:r>
      <w:hyperlink r:id="rId9">
        <w:r w:rsidR="0085187D">
          <w:rPr>
            <w:rFonts w:ascii="Times New Roman" w:eastAsia="Times New Roman" w:hAnsi="Times New Roman" w:cs="Times New Roman"/>
            <w:color w:val="00001A"/>
            <w:sz w:val="16"/>
            <w:u w:val="single" w:color="00001A"/>
          </w:rPr>
          <w:t xml:space="preserve"> </w:t>
        </w:r>
      </w:hyperlink>
      <w:hyperlink r:id="rId10">
        <w:r w:rsidR="0085187D">
          <w:rPr>
            <w:rFonts w:ascii="Times New Roman" w:eastAsia="Times New Roman" w:hAnsi="Times New Roman" w:cs="Times New Roman"/>
            <w:color w:val="00001A"/>
            <w:sz w:val="16"/>
            <w:u w:val="single" w:color="00001A"/>
          </w:rPr>
          <w:t>http://unh.ac.id</w:t>
        </w:r>
      </w:hyperlink>
      <w:hyperlink r:id="rId11">
        <w:r w:rsidR="0085187D"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1259FE47" w14:textId="77777777" w:rsidR="0085187D" w:rsidRDefault="00302764">
      <w:pPr>
        <w:pStyle w:val="Judul1"/>
        <w:tabs>
          <w:tab w:val="center" w:pos="3132"/>
        </w:tabs>
        <w:spacing w:after="55"/>
        <w:ind w:left="0" w:firstLine="0"/>
      </w:pPr>
      <w:r>
        <w:rPr>
          <w:rFonts w:ascii="Verdana" w:eastAsia="Verdana" w:hAnsi="Verdana" w:cs="Verdana"/>
          <w:b w:val="0"/>
          <w:color w:val="000000"/>
          <w:sz w:val="21"/>
          <w:u w:val="none" w:color="000000"/>
        </w:rPr>
        <w:t xml:space="preserve"> </w:t>
      </w:r>
      <w:r>
        <w:rPr>
          <w:rFonts w:ascii="Verdana" w:eastAsia="Verdana" w:hAnsi="Verdana" w:cs="Verdana"/>
          <w:b w:val="0"/>
          <w:color w:val="000000"/>
          <w:sz w:val="21"/>
          <w:u w:val="none" w:color="000000"/>
        </w:rPr>
        <w:tab/>
      </w:r>
      <w:r>
        <w:t>UNIVERSITAS NURDIN HAMZAH</w:t>
      </w:r>
      <w:r>
        <w:rPr>
          <w:u w:val="none" w:color="000000"/>
        </w:rPr>
        <w:t xml:space="preserve"> </w:t>
      </w:r>
    </w:p>
    <w:p w14:paraId="217CAE81" w14:textId="77777777" w:rsidR="0085187D" w:rsidRDefault="00302764">
      <w:pPr>
        <w:tabs>
          <w:tab w:val="center" w:pos="2725"/>
          <w:tab w:val="center" w:pos="423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i/>
          <w:color w:val="1D1B11"/>
          <w:sz w:val="24"/>
        </w:rPr>
        <w:t>Maju, Inovatif dan Berkarakter</w:t>
      </w:r>
      <w:r>
        <w:rPr>
          <w:rFonts w:ascii="Verdana" w:eastAsia="Verdana" w:hAnsi="Verdana" w:cs="Verdana"/>
          <w:sz w:val="32"/>
          <w:vertAlign w:val="superscript"/>
        </w:rPr>
        <w:t xml:space="preserve"> </w:t>
      </w:r>
      <w:r>
        <w:rPr>
          <w:rFonts w:ascii="Verdana" w:eastAsia="Verdana" w:hAnsi="Verdana" w:cs="Verdana"/>
          <w:sz w:val="32"/>
          <w:vertAlign w:val="superscript"/>
        </w:rPr>
        <w:tab/>
      </w:r>
      <w:r>
        <w:rPr>
          <w:rFonts w:ascii="Times New Roman" w:eastAsia="Times New Roman" w:hAnsi="Times New Roman" w:cs="Times New Roman"/>
          <w:i/>
          <w:color w:val="FFFFFF"/>
          <w:sz w:val="24"/>
        </w:rPr>
        <w:t xml:space="preserve"> </w:t>
      </w:r>
    </w:p>
    <w:p w14:paraId="473F53FE" w14:textId="77777777" w:rsidR="0085187D" w:rsidRDefault="00302764">
      <w:pPr>
        <w:spacing w:after="0" w:line="259" w:lineRule="auto"/>
        <w:ind w:left="2126" w:firstLine="0"/>
        <w:jc w:val="left"/>
      </w:pPr>
      <w:r>
        <w:rPr>
          <w:rFonts w:ascii="Verdana" w:eastAsia="Verdana" w:hAnsi="Verdana" w:cs="Verdana"/>
          <w:sz w:val="21"/>
        </w:rPr>
        <w:t xml:space="preserve"> </w:t>
      </w:r>
    </w:p>
    <w:p w14:paraId="63861BE6" w14:textId="77777777" w:rsidR="0085187D" w:rsidRDefault="00302764">
      <w:pPr>
        <w:tabs>
          <w:tab w:val="center" w:pos="2725"/>
        </w:tabs>
        <w:spacing w:after="0" w:line="259" w:lineRule="auto"/>
        <w:ind w:left="-15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i/>
          <w:color w:val="FFFFFF"/>
          <w:sz w:val="24"/>
        </w:rPr>
        <w:t>Maju, Inovatif dan Berkarakter</w:t>
      </w:r>
      <w:r>
        <w:rPr>
          <w:rFonts w:ascii="Times New Roman" w:eastAsia="Times New Roman" w:hAnsi="Times New Roman" w:cs="Times New Roman"/>
          <w:b/>
          <w:color w:val="1D1B11"/>
          <w:sz w:val="24"/>
        </w:rPr>
        <w:t xml:space="preserve"> </w:t>
      </w:r>
    </w:p>
    <w:tbl>
      <w:tblPr>
        <w:tblStyle w:val="TableGrid"/>
        <w:tblW w:w="6941" w:type="dxa"/>
        <w:tblInd w:w="0" w:type="dxa"/>
        <w:tblLook w:val="04A0" w:firstRow="1" w:lastRow="0" w:firstColumn="1" w:lastColumn="0" w:noHBand="0" w:noVBand="1"/>
      </w:tblPr>
      <w:tblGrid>
        <w:gridCol w:w="2093"/>
        <w:gridCol w:w="4848"/>
      </w:tblGrid>
      <w:tr w:rsidR="0085187D" w14:paraId="2D46BB62" w14:textId="77777777">
        <w:trPr>
          <w:trHeight w:val="1299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2AE94496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8F5E6" w14:textId="77777777" w:rsidR="0085187D" w:rsidRDefault="00302764">
            <w:pPr>
              <w:spacing w:after="21" w:line="259" w:lineRule="auto"/>
              <w:ind w:left="441" w:firstLine="0"/>
              <w:jc w:val="center"/>
            </w:pPr>
            <w:r>
              <w:rPr>
                <w:b/>
                <w:sz w:val="28"/>
              </w:rPr>
              <w:t xml:space="preserve">LOGBOOK </w:t>
            </w:r>
          </w:p>
          <w:p w14:paraId="56FE565D" w14:textId="77777777" w:rsidR="0085187D" w:rsidRDefault="00302764">
            <w:pPr>
              <w:spacing w:after="0" w:line="259" w:lineRule="auto"/>
              <w:ind w:left="0" w:right="169" w:firstLine="0"/>
              <w:jc w:val="right"/>
            </w:pPr>
            <w:r>
              <w:rPr>
                <w:b/>
                <w:sz w:val="28"/>
              </w:rPr>
              <w:t xml:space="preserve">(CATATAN HARIAN MAGANG) </w:t>
            </w:r>
          </w:p>
          <w:p w14:paraId="76441782" w14:textId="77777777" w:rsidR="0085187D" w:rsidRDefault="00302764">
            <w:pPr>
              <w:spacing w:after="0" w:line="259" w:lineRule="auto"/>
              <w:ind w:left="50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2AAF1655" w14:textId="77777777">
        <w:trPr>
          <w:trHeight w:val="292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0D8F5A79" w14:textId="77777777" w:rsidR="0085187D" w:rsidRDefault="00302764">
            <w:pPr>
              <w:tabs>
                <w:tab w:val="center" w:pos="1418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Nama </w:t>
            </w:r>
            <w:r>
              <w:rPr>
                <w:b/>
                <w:sz w:val="22"/>
              </w:rPr>
              <w:tab/>
              <w:t xml:space="preserve"> 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4F8E8C74" w14:textId="007FBFAF" w:rsidR="0085187D" w:rsidRDefault="00302764">
            <w:pPr>
              <w:spacing w:after="0" w:line="259" w:lineRule="auto"/>
              <w:ind w:left="67" w:firstLine="0"/>
              <w:jc w:val="left"/>
            </w:pPr>
            <w:r>
              <w:rPr>
                <w:b/>
                <w:sz w:val="22"/>
              </w:rPr>
              <w:t xml:space="preserve">: </w:t>
            </w:r>
            <w:r w:rsidR="00C03490">
              <w:rPr>
                <w:b/>
                <w:sz w:val="22"/>
              </w:rPr>
              <w:t>M ARIFFAN HIDAYAH</w:t>
            </w:r>
          </w:p>
        </w:tc>
      </w:tr>
      <w:tr w:rsidR="0085187D" w14:paraId="35A6E70B" w14:textId="77777777">
        <w:trPr>
          <w:trHeight w:val="290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19F88CB4" w14:textId="77777777" w:rsidR="0085187D" w:rsidRDefault="00302764">
            <w:pPr>
              <w:tabs>
                <w:tab w:val="center" w:pos="1418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NIM </w:t>
            </w:r>
            <w:r>
              <w:rPr>
                <w:b/>
                <w:sz w:val="22"/>
              </w:rPr>
              <w:tab/>
              <w:t xml:space="preserve"> 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6F3A965A" w14:textId="08827AAC" w:rsidR="0085187D" w:rsidRDefault="00302764">
            <w:pPr>
              <w:spacing w:after="0" w:line="259" w:lineRule="auto"/>
              <w:ind w:left="67" w:firstLine="0"/>
              <w:jc w:val="left"/>
            </w:pPr>
            <w:r>
              <w:rPr>
                <w:b/>
                <w:sz w:val="22"/>
              </w:rPr>
              <w:t xml:space="preserve">: </w:t>
            </w:r>
            <w:r w:rsidR="00B06A4E">
              <w:rPr>
                <w:b/>
                <w:sz w:val="22"/>
              </w:rPr>
              <w:t>231120</w:t>
            </w:r>
            <w:r w:rsidR="00C03490">
              <w:rPr>
                <w:b/>
                <w:sz w:val="22"/>
              </w:rPr>
              <w:t>07</w:t>
            </w:r>
          </w:p>
        </w:tc>
      </w:tr>
      <w:tr w:rsidR="0085187D" w14:paraId="5C93A024" w14:textId="77777777">
        <w:trPr>
          <w:trHeight w:val="290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5EFA5DA5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Program Studi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45E77C2D" w14:textId="303D0688" w:rsidR="0085187D" w:rsidRDefault="00302764">
            <w:pPr>
              <w:spacing w:after="0" w:line="259" w:lineRule="auto"/>
              <w:ind w:left="67" w:firstLine="0"/>
              <w:jc w:val="left"/>
            </w:pPr>
            <w:r>
              <w:rPr>
                <w:b/>
                <w:sz w:val="22"/>
              </w:rPr>
              <w:t xml:space="preserve">: </w:t>
            </w:r>
            <w:r w:rsidR="00B06A4E">
              <w:rPr>
                <w:b/>
                <w:sz w:val="22"/>
              </w:rPr>
              <w:t>Teknik Informatika</w:t>
            </w: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5ECC0596" w14:textId="77777777">
        <w:trPr>
          <w:trHeight w:val="290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26735E18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Lokasi Magang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32ED9077" w14:textId="2980D19F" w:rsidR="0085187D" w:rsidRDefault="00302764">
            <w:pPr>
              <w:spacing w:after="0" w:line="259" w:lineRule="auto"/>
              <w:ind w:left="67" w:firstLine="0"/>
              <w:jc w:val="left"/>
            </w:pPr>
            <w:r>
              <w:rPr>
                <w:b/>
                <w:sz w:val="22"/>
              </w:rPr>
              <w:t xml:space="preserve">: </w:t>
            </w:r>
            <w:r w:rsidR="00B06A4E">
              <w:rPr>
                <w:b/>
                <w:sz w:val="22"/>
              </w:rPr>
              <w:t>DAMKARTAN</w:t>
            </w:r>
          </w:p>
        </w:tc>
      </w:tr>
      <w:tr w:rsidR="0085187D" w14:paraId="42348898" w14:textId="77777777">
        <w:trPr>
          <w:trHeight w:val="292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53FF3BF5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Unit/Bagian  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01AC1880" w14:textId="700C8416" w:rsidR="0085187D" w:rsidRDefault="00302764">
            <w:pPr>
              <w:spacing w:after="0" w:line="259" w:lineRule="auto"/>
              <w:ind w:left="67" w:firstLine="0"/>
            </w:pPr>
            <w:r>
              <w:rPr>
                <w:b/>
                <w:sz w:val="22"/>
              </w:rPr>
              <w:t xml:space="preserve">: </w:t>
            </w:r>
            <w:r w:rsidR="00C03490">
              <w:rPr>
                <w:b/>
                <w:sz w:val="22"/>
              </w:rPr>
              <w:t>PENCEGAHAN</w:t>
            </w:r>
          </w:p>
        </w:tc>
      </w:tr>
      <w:tr w:rsidR="0085187D" w14:paraId="60D756BD" w14:textId="77777777">
        <w:trPr>
          <w:trHeight w:val="270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7468FB7F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Tema Magang 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7A852487" w14:textId="2ED3008A" w:rsidR="0085187D" w:rsidRDefault="00302764">
            <w:pPr>
              <w:spacing w:after="0" w:line="259" w:lineRule="auto"/>
              <w:ind w:left="67" w:firstLine="0"/>
              <w:jc w:val="left"/>
            </w:pPr>
            <w:r>
              <w:rPr>
                <w:b/>
                <w:sz w:val="22"/>
              </w:rPr>
              <w:t xml:space="preserve">:  </w:t>
            </w:r>
          </w:p>
        </w:tc>
      </w:tr>
    </w:tbl>
    <w:p w14:paraId="402768B4" w14:textId="43A67BA6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  <w:ins w:id="0" w:author="erikpramana68@gmail.com" w:date="2026-08-29T08:00:00Z" w16du:dateUtc="2026-08-29T01:00:00Z">
        <w:r w:rsidR="0026452C">
          <w:rPr>
            <w:b/>
            <w:sz w:val="22"/>
          </w:rPr>
          <w:t xml:space="preserve">  </w:t>
        </w:r>
      </w:ins>
    </w:p>
    <w:tbl>
      <w:tblPr>
        <w:tblStyle w:val="TableGrid"/>
        <w:tblW w:w="9491" w:type="dxa"/>
        <w:tblInd w:w="10" w:type="dxa"/>
        <w:tblCellMar>
          <w:top w:w="23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571"/>
        <w:gridCol w:w="1404"/>
        <w:gridCol w:w="2680"/>
        <w:gridCol w:w="2849"/>
        <w:gridCol w:w="1987"/>
      </w:tblGrid>
      <w:tr w:rsidR="0085187D" w14:paraId="7D9133BF" w14:textId="77777777" w:rsidTr="004E7825">
        <w:trPr>
          <w:trHeight w:val="612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E88547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No.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4DBDFF" w14:textId="77777777" w:rsidR="0085187D" w:rsidRDefault="00302764">
            <w:pPr>
              <w:spacing w:after="16" w:line="259" w:lineRule="auto"/>
              <w:ind w:left="0" w:right="62" w:firstLine="0"/>
              <w:jc w:val="center"/>
            </w:pPr>
            <w:r>
              <w:rPr>
                <w:b/>
                <w:sz w:val="22"/>
              </w:rPr>
              <w:t xml:space="preserve">Hari, </w:t>
            </w:r>
          </w:p>
          <w:p w14:paraId="5A7ECB3C" w14:textId="77777777" w:rsidR="0085187D" w:rsidRDefault="00302764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2"/>
              </w:rPr>
              <w:t xml:space="preserve">Tanggal 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479057" w14:textId="77777777" w:rsidR="0085187D" w:rsidRDefault="00302764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Kegiatan 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947C0" w14:textId="77777777" w:rsidR="0085187D" w:rsidRDefault="0030276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Hasil/Output Kegiatan (Kode Bukti Dokumen) </w:t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C26B0A" w14:textId="77777777" w:rsidR="0085187D" w:rsidRDefault="00302764">
            <w:pPr>
              <w:spacing w:after="0" w:line="259" w:lineRule="auto"/>
              <w:ind w:left="101" w:right="44" w:firstLine="0"/>
              <w:jc w:val="center"/>
            </w:pPr>
            <w:r>
              <w:rPr>
                <w:b/>
                <w:sz w:val="22"/>
              </w:rPr>
              <w:t xml:space="preserve">Paraf Mentor  Di Instansi </w:t>
            </w:r>
          </w:p>
        </w:tc>
      </w:tr>
      <w:tr w:rsidR="0085187D" w14:paraId="48D33D7C" w14:textId="77777777" w:rsidTr="004E7825">
        <w:trPr>
          <w:trHeight w:val="535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7B33C7" w14:textId="32415434" w:rsidR="0085187D" w:rsidRDefault="004E7825" w:rsidP="004E7825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1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3F976D" w14:textId="77777777" w:rsidR="0085187D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Rabu</w:t>
            </w:r>
          </w:p>
          <w:p w14:paraId="7F7E29D6" w14:textId="1A091C6A" w:rsidR="004E7825" w:rsidRPr="004E7825" w:rsidRDefault="004E7825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4E7825">
              <w:rPr>
                <w:b/>
                <w:bCs/>
              </w:rPr>
              <w:t>19-08-2026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180110" w14:textId="7D49F778" w:rsidR="0085187D" w:rsidRDefault="004E782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Perkenlan Lingkungan dan Pembagian tempat 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ED8248" w14:textId="495838F7" w:rsidR="0085187D" w:rsidRPr="00E430DE" w:rsidRDefault="00302764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sz w:val="22"/>
              </w:rPr>
              <w:t xml:space="preserve"> </w:t>
            </w:r>
            <w:r w:rsidR="00D433F1" w:rsidRPr="00D433F1">
              <w:rPr>
                <w:noProof/>
                <w:sz w:val="22"/>
              </w:rPr>
              <w:drawing>
                <wp:inline distT="0" distB="0" distL="0" distR="0" wp14:anchorId="588E48FA" wp14:editId="6E1C133D">
                  <wp:extent cx="1040944" cy="545465"/>
                  <wp:effectExtent l="0" t="0" r="6985" b="6985"/>
                  <wp:docPr id="14105796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796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23" cy="56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BB1DE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2935154D" w14:textId="77777777" w:rsidTr="004E7825">
        <w:trPr>
          <w:trHeight w:val="538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EA927D" w14:textId="0A066445" w:rsidR="0085187D" w:rsidRDefault="004E7825" w:rsidP="004E7825">
            <w:pPr>
              <w:spacing w:after="0" w:line="259" w:lineRule="auto"/>
              <w:ind w:left="0" w:firstLine="0"/>
            </w:pPr>
            <w:r>
              <w:t xml:space="preserve"> 2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AECEDC" w14:textId="55617E90" w:rsidR="0085187D" w:rsidRPr="004E7825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 w:rsidRPr="004E7825">
              <w:rPr>
                <w:b/>
                <w:sz w:val="22"/>
              </w:rPr>
              <w:t xml:space="preserve"> </w:t>
            </w:r>
            <w:r w:rsidR="004E7825" w:rsidRPr="004E7825">
              <w:rPr>
                <w:b/>
                <w:sz w:val="22"/>
              </w:rPr>
              <w:t>Kamis</w:t>
            </w:r>
          </w:p>
          <w:p w14:paraId="4402BA73" w14:textId="32149F54" w:rsidR="004E7825" w:rsidRPr="004E7825" w:rsidRDefault="004E782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4E7825">
              <w:rPr>
                <w:b/>
              </w:rPr>
              <w:t>20-08-2026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B79D21" w14:textId="156EB761" w:rsidR="004E7825" w:rsidRPr="004E7825" w:rsidRDefault="00E430DE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E430DE">
              <w:rPr>
                <w:b/>
                <w:sz w:val="22"/>
              </w:rPr>
              <w:t>Pembuatan Website</w:t>
            </w:r>
            <w:r>
              <w:rPr>
                <w:b/>
                <w:sz w:val="22"/>
              </w:rPr>
              <w:t xml:space="preserve"> </w:t>
            </w:r>
            <w:r w:rsidR="004E7825" w:rsidRPr="004E7825">
              <w:rPr>
                <w:b/>
                <w:bCs/>
              </w:rPr>
              <w:t>Damkartan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13BC2E" w14:textId="7DCBD118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D433F1" w:rsidRPr="00D433F1">
              <w:rPr>
                <w:b/>
                <w:noProof/>
                <w:sz w:val="22"/>
              </w:rPr>
              <w:drawing>
                <wp:inline distT="0" distB="0" distL="0" distR="0" wp14:anchorId="0F218566" wp14:editId="5279E315">
                  <wp:extent cx="1040765" cy="806799"/>
                  <wp:effectExtent l="0" t="0" r="6985" b="0"/>
                  <wp:docPr id="14422421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2421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09" cy="82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26E53D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6095C0C0" w14:textId="77777777" w:rsidTr="004E7825">
        <w:trPr>
          <w:trHeight w:val="535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7EF108" w14:textId="265E483F" w:rsidR="004E7825" w:rsidRPr="004E7825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3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73BFB3" w14:textId="55E92807" w:rsidR="0085187D" w:rsidRPr="004E7825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  <w:r w:rsidR="004E7825" w:rsidRPr="004E7825">
              <w:rPr>
                <w:b/>
                <w:sz w:val="22"/>
              </w:rPr>
              <w:t>Jumat</w:t>
            </w:r>
          </w:p>
          <w:p w14:paraId="44F1AA61" w14:textId="4ED6F26B" w:rsidR="004E7825" w:rsidRDefault="004E7825">
            <w:pPr>
              <w:spacing w:after="0" w:line="259" w:lineRule="auto"/>
              <w:ind w:left="0" w:firstLine="0"/>
              <w:jc w:val="left"/>
            </w:pPr>
            <w:r w:rsidRPr="004E7825">
              <w:rPr>
                <w:b/>
              </w:rPr>
              <w:t>21-08-2026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22296D" w14:textId="44B91C8E" w:rsidR="0085187D" w:rsidRDefault="004E782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Melanjutkan Webside Damkar</w:t>
            </w:r>
            <w:r w:rsidR="00E430DE">
              <w:rPr>
                <w:b/>
                <w:sz w:val="22"/>
              </w:rPr>
              <w:t>tan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9BFA6F" w14:textId="7673A9ED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D433F1" w:rsidRPr="00D433F1">
              <w:rPr>
                <w:b/>
                <w:noProof/>
                <w:sz w:val="22"/>
              </w:rPr>
              <w:drawing>
                <wp:inline distT="0" distB="0" distL="0" distR="0" wp14:anchorId="4E4AD153" wp14:editId="29596E05">
                  <wp:extent cx="1089061" cy="735932"/>
                  <wp:effectExtent l="0" t="0" r="0" b="7620"/>
                  <wp:docPr id="382313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13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079" cy="75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E36B3C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6D76A303" w14:textId="77777777" w:rsidTr="004E7825">
        <w:trPr>
          <w:trHeight w:val="535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106B6D" w14:textId="5B36F71D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4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35D23F" w14:textId="5ABD32EA" w:rsidR="0085187D" w:rsidRPr="004E7825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  <w:r w:rsidR="004E7825" w:rsidRPr="004E7825">
              <w:rPr>
                <w:b/>
                <w:sz w:val="22"/>
              </w:rPr>
              <w:t>Senin</w:t>
            </w:r>
          </w:p>
          <w:p w14:paraId="4CF62118" w14:textId="6BF6EF47" w:rsidR="004E7825" w:rsidRDefault="004E7825">
            <w:pPr>
              <w:spacing w:after="0" w:line="259" w:lineRule="auto"/>
              <w:ind w:left="0" w:firstLine="0"/>
              <w:jc w:val="left"/>
            </w:pPr>
            <w:r w:rsidRPr="004E7825">
              <w:rPr>
                <w:b/>
              </w:rPr>
              <w:t>24-08-2026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07029" w14:textId="0B142D2E" w:rsidR="004E7825" w:rsidRPr="004E7825" w:rsidRDefault="004E7825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Rapat Perencanaan </w:t>
            </w:r>
            <w:r w:rsidR="00E430DE">
              <w:rPr>
                <w:b/>
                <w:sz w:val="22"/>
              </w:rPr>
              <w:t>Membikin</w:t>
            </w:r>
            <w:r>
              <w:rPr>
                <w:b/>
                <w:sz w:val="22"/>
              </w:rPr>
              <w:t xml:space="preserve"> aplikasi Damkartan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BB9197" w14:textId="0FE1B21E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D433F1" w:rsidRPr="00D433F1">
              <w:rPr>
                <w:b/>
                <w:noProof/>
                <w:sz w:val="22"/>
              </w:rPr>
              <w:drawing>
                <wp:inline distT="0" distB="0" distL="0" distR="0" wp14:anchorId="607AE823" wp14:editId="4969E993">
                  <wp:extent cx="1075335" cy="774700"/>
                  <wp:effectExtent l="0" t="0" r="0" b="6350"/>
                  <wp:docPr id="16918173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8173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93" cy="78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CD0646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4AA240E0" w14:textId="77777777" w:rsidTr="004E7825">
        <w:trPr>
          <w:trHeight w:val="538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58A665" w14:textId="66B303B3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5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DABEC" w14:textId="090955FA" w:rsidR="004E7825" w:rsidRPr="004E7825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 w:rsidRPr="004E7825">
              <w:rPr>
                <w:bCs/>
                <w:sz w:val="22"/>
              </w:rPr>
              <w:t xml:space="preserve"> </w:t>
            </w:r>
            <w:r w:rsidR="004E7825" w:rsidRPr="004E7825">
              <w:rPr>
                <w:b/>
                <w:sz w:val="22"/>
              </w:rPr>
              <w:t>Rabu</w:t>
            </w:r>
          </w:p>
          <w:p w14:paraId="12F457B9" w14:textId="7E4CF7EA" w:rsidR="004E7825" w:rsidRPr="004E7825" w:rsidRDefault="004E7825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4E7825">
              <w:rPr>
                <w:b/>
              </w:rPr>
              <w:t>26-08-2026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D5FE64" w14:textId="46AAC3FC" w:rsidR="0085187D" w:rsidRDefault="00E430D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pengumpulan Data aplikasi dan perancangan </w:t>
            </w:r>
            <w:r w:rsidRPr="00E430DE">
              <w:rPr>
                <w:b/>
                <w:sz w:val="22"/>
              </w:rPr>
              <w:t>aplikasi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8D2649" w14:textId="1C55A33F" w:rsidR="0085187D" w:rsidRDefault="00D433F1">
            <w:pPr>
              <w:spacing w:after="0" w:line="259" w:lineRule="auto"/>
              <w:ind w:left="0" w:firstLine="0"/>
              <w:jc w:val="left"/>
            </w:pPr>
            <w:r w:rsidRPr="00D433F1">
              <w:rPr>
                <w:noProof/>
              </w:rPr>
              <w:drawing>
                <wp:inline distT="0" distB="0" distL="0" distR="0" wp14:anchorId="1C645B97" wp14:editId="0EAAB9E8">
                  <wp:extent cx="1172618" cy="629285"/>
                  <wp:effectExtent l="0" t="0" r="8890" b="0"/>
                  <wp:docPr id="9348648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648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629" cy="6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027DD6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17389E43" w14:textId="77777777" w:rsidTr="004E7825">
        <w:trPr>
          <w:trHeight w:val="535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9FABD0" w14:textId="7CA1E701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6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82A9CE" w14:textId="77777777" w:rsidR="0085187D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Kamis</w:t>
            </w:r>
          </w:p>
          <w:p w14:paraId="018F2D9F" w14:textId="0B90D290" w:rsidR="004E7825" w:rsidRPr="004E7825" w:rsidRDefault="004E782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4E7825">
              <w:rPr>
                <w:b/>
                <w:sz w:val="22"/>
              </w:rPr>
              <w:t>27</w:t>
            </w:r>
            <w:r w:rsidRPr="004E7825">
              <w:rPr>
                <w:b/>
              </w:rPr>
              <w:t>-08-2026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D5E52E" w14:textId="7E032FDD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E430DE">
              <w:rPr>
                <w:b/>
                <w:sz w:val="22"/>
              </w:rPr>
              <w:t>Memulai membuat aplikasi Damkartan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C60D4C" w14:textId="162D6E0B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2D135E">
              <w:rPr>
                <w:noProof/>
              </w:rPr>
              <w:drawing>
                <wp:inline distT="0" distB="0" distL="0" distR="0" wp14:anchorId="0477532F" wp14:editId="2E3931EA">
                  <wp:extent cx="1053389" cy="789874"/>
                  <wp:effectExtent l="0" t="0" r="0" b="0"/>
                  <wp:docPr id="407547863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092283" cy="819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F8FE18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85187D" w14:paraId="21C16867" w14:textId="77777777" w:rsidTr="004E7825">
        <w:trPr>
          <w:trHeight w:val="535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1C2503" w14:textId="6A2810AA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7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C1C5C5" w14:textId="77777777" w:rsidR="0085187D" w:rsidRDefault="00302764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  <w:r w:rsidR="004E7825">
              <w:rPr>
                <w:b/>
                <w:sz w:val="22"/>
              </w:rPr>
              <w:t>Jumat</w:t>
            </w:r>
          </w:p>
          <w:p w14:paraId="3CC4D887" w14:textId="4D6B7471" w:rsidR="004E7825" w:rsidRDefault="004E782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28</w:t>
            </w:r>
            <w:r>
              <w:t>-</w:t>
            </w:r>
            <w:r w:rsidRPr="004E7825">
              <w:rPr>
                <w:b/>
                <w:bCs/>
              </w:rPr>
              <w:t>08-2026</w:t>
            </w:r>
          </w:p>
        </w:tc>
        <w:tc>
          <w:tcPr>
            <w:tcW w:w="2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B3975F" w14:textId="1A96BFD3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E430DE">
              <w:rPr>
                <w:b/>
                <w:sz w:val="22"/>
              </w:rPr>
              <w:t>Melanjutkan Pembuatan aplikasi</w:t>
            </w:r>
          </w:p>
        </w:tc>
        <w:tc>
          <w:tcPr>
            <w:tcW w:w="28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C2F9AC" w14:textId="22BC2234" w:rsidR="0085187D" w:rsidRDefault="00407D2E">
            <w:pPr>
              <w:spacing w:after="0" w:line="259" w:lineRule="auto"/>
              <w:ind w:left="0" w:firstLine="0"/>
              <w:jc w:val="left"/>
            </w:pPr>
            <w:r w:rsidRPr="00407D2E">
              <w:rPr>
                <w:noProof/>
              </w:rPr>
              <w:drawing>
                <wp:inline distT="0" distB="0" distL="0" distR="0" wp14:anchorId="2678F2E5" wp14:editId="57C48F15">
                  <wp:extent cx="1082650" cy="612034"/>
                  <wp:effectExtent l="0" t="0" r="3810" b="0"/>
                  <wp:docPr id="6268531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8531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86" cy="63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F0ED03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57CCAA2C" w14:textId="0528EDFB" w:rsidR="0085187D" w:rsidRDefault="0085187D">
      <w:pPr>
        <w:spacing w:after="19" w:line="259" w:lineRule="auto"/>
        <w:ind w:left="0" w:firstLine="0"/>
        <w:jc w:val="left"/>
      </w:pPr>
    </w:p>
    <w:p w14:paraId="61A94FFF" w14:textId="77777777" w:rsidR="0085187D" w:rsidRDefault="00302764">
      <w:pPr>
        <w:spacing w:after="16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376EDDB4" w14:textId="77777777" w:rsidR="0085187D" w:rsidRDefault="00302764">
      <w:pPr>
        <w:spacing w:after="16" w:line="259" w:lineRule="auto"/>
        <w:ind w:left="0" w:firstLine="0"/>
        <w:jc w:val="left"/>
      </w:pPr>
      <w:r>
        <w:rPr>
          <w:b/>
          <w:sz w:val="22"/>
        </w:rPr>
        <w:lastRenderedPageBreak/>
        <w:t xml:space="preserve"> </w:t>
      </w:r>
    </w:p>
    <w:p w14:paraId="333C03BB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2067DF66" w14:textId="77777777" w:rsidR="0085187D" w:rsidRDefault="00302764">
      <w:pPr>
        <w:spacing w:after="0" w:line="259" w:lineRule="auto"/>
        <w:ind w:left="0" w:right="4083" w:firstLine="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YAYASAN DEWI NURDIN HAMZAH </w:t>
      </w:r>
    </w:p>
    <w:p w14:paraId="4BF203F3" w14:textId="77777777" w:rsidR="0085187D" w:rsidRDefault="00302764">
      <w:pPr>
        <w:pStyle w:val="Judul1"/>
        <w:tabs>
          <w:tab w:val="center" w:pos="3132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4925FBF" wp14:editId="6E6FEB97">
                <wp:simplePos x="0" y="0"/>
                <wp:positionH relativeFrom="column">
                  <wp:posOffset>-18287</wp:posOffset>
                </wp:positionH>
                <wp:positionV relativeFrom="paragraph">
                  <wp:posOffset>-355136</wp:posOffset>
                </wp:positionV>
                <wp:extent cx="6054218" cy="990219"/>
                <wp:effectExtent l="0" t="0" r="0" b="0"/>
                <wp:wrapNone/>
                <wp:docPr id="10193" name="Group 10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8" cy="990219"/>
                          <a:chOff x="0" y="0"/>
                          <a:chExt cx="6054218" cy="990219"/>
                        </a:xfrm>
                      </wpg:grpSpPr>
                      <wps:wsp>
                        <wps:cNvPr id="12270" name="Shape 12270"/>
                        <wps:cNvSpPr/>
                        <wps:spPr>
                          <a:xfrm>
                            <a:off x="0" y="952119"/>
                            <a:ext cx="60542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8" h="38100">
                                <a:moveTo>
                                  <a:pt x="0" y="0"/>
                                </a:moveTo>
                                <a:lnTo>
                                  <a:pt x="6054218" y="0"/>
                                </a:lnTo>
                                <a:lnTo>
                                  <a:pt x="60542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9" name="Picture 8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93" y="0"/>
                            <a:ext cx="647700" cy="81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DF4087" id="Group 10193" o:spid="_x0000_s1026" style="position:absolute;margin-left:-1.45pt;margin-top:-27.95pt;width:476.7pt;height:77.95pt;z-index:-251657216" coordsize="60542,9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">
                <v:shape id="Shape 12270" o:spid="_x0000_s1027" style="position:absolute;top:9521;width:60542;height:381;visibility:visible;mso-wrap-style:square;v-text-anchor:top" coordsize="60542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" path="m,l6054218,r,38100l,38100,,e" fillcolor="black" stroked="f" strokeweight="0">
                  <v:stroke miterlimit="83231f" joinstyle="miter"/>
                  <v:path arrowok="t" textboxrect="0,0,6054218,38100"/>
                </v:shape>
                <v:shape id="Picture 859" o:spid="_x0000_s1028" type="#_x0000_t75" style="position:absolute;left:217;width:6477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 w:val="0"/>
          <w:color w:val="000000"/>
          <w:sz w:val="32"/>
          <w:u w:val="none" w:color="000000"/>
          <w:vertAlign w:val="superscript"/>
        </w:rPr>
        <w:t xml:space="preserve"> </w:t>
      </w:r>
      <w:r>
        <w:rPr>
          <w:rFonts w:ascii="Verdana" w:eastAsia="Verdana" w:hAnsi="Verdana" w:cs="Verdana"/>
          <w:b w:val="0"/>
          <w:color w:val="000000"/>
          <w:sz w:val="32"/>
          <w:u w:val="none" w:color="000000"/>
          <w:vertAlign w:val="superscript"/>
        </w:rPr>
        <w:tab/>
      </w:r>
      <w:r>
        <w:t>UNIVERSITAS NURDIN HAMZAH</w:t>
      </w:r>
      <w:r>
        <w:rPr>
          <w:u w:val="none" w:color="000000"/>
        </w:rPr>
        <w:t xml:space="preserve"> </w:t>
      </w:r>
    </w:p>
    <w:p w14:paraId="1E8E6E73" w14:textId="77777777" w:rsidR="0085187D" w:rsidRDefault="00302764">
      <w:pPr>
        <w:tabs>
          <w:tab w:val="center" w:pos="2725"/>
          <w:tab w:val="center" w:pos="423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i/>
          <w:color w:val="1D1B11"/>
          <w:sz w:val="24"/>
        </w:rPr>
        <w:t>Maju, Inovatif dan Berkarakter</w:t>
      </w:r>
      <w:r>
        <w:rPr>
          <w:rFonts w:ascii="Verdana" w:eastAsia="Verdana" w:hAnsi="Verdana" w:cs="Verdana"/>
          <w:sz w:val="32"/>
          <w:vertAlign w:val="superscript"/>
        </w:rPr>
        <w:t xml:space="preserve"> </w:t>
      </w:r>
      <w:r>
        <w:rPr>
          <w:rFonts w:ascii="Verdana" w:eastAsia="Verdana" w:hAnsi="Verdana" w:cs="Verdana"/>
          <w:sz w:val="32"/>
          <w:vertAlign w:val="superscript"/>
        </w:rPr>
        <w:tab/>
      </w:r>
      <w:r>
        <w:rPr>
          <w:rFonts w:ascii="Times New Roman" w:eastAsia="Times New Roman" w:hAnsi="Times New Roman" w:cs="Times New Roman"/>
          <w:i/>
          <w:color w:val="FFFFFF"/>
          <w:sz w:val="24"/>
        </w:rPr>
        <w:t xml:space="preserve"> </w:t>
      </w:r>
    </w:p>
    <w:p w14:paraId="592FFE34" w14:textId="77777777" w:rsidR="0085187D" w:rsidRDefault="00302764">
      <w:pPr>
        <w:spacing w:after="0" w:line="259" w:lineRule="auto"/>
        <w:ind w:left="2126" w:firstLine="0"/>
        <w:jc w:val="left"/>
      </w:pPr>
      <w:r>
        <w:rPr>
          <w:rFonts w:ascii="Verdana" w:eastAsia="Verdana" w:hAnsi="Verdana" w:cs="Verdana"/>
          <w:sz w:val="21"/>
        </w:rPr>
        <w:t xml:space="preserve"> </w:t>
      </w:r>
    </w:p>
    <w:p w14:paraId="2137F539" w14:textId="4F1BEDB3" w:rsidR="0085187D" w:rsidRDefault="00302764">
      <w:pPr>
        <w:tabs>
          <w:tab w:val="center" w:pos="2725"/>
        </w:tabs>
        <w:spacing w:after="201" w:line="259" w:lineRule="auto"/>
        <w:ind w:left="-15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color w:val="1D1B11"/>
          <w:sz w:val="24"/>
        </w:rPr>
        <w:t xml:space="preserve"> </w:t>
      </w:r>
    </w:p>
    <w:p w14:paraId="7AC7477F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4A0ED164" w14:textId="77777777" w:rsidR="0085187D" w:rsidRDefault="0085187D">
      <w:pPr>
        <w:sectPr w:rsidR="0085187D">
          <w:headerReference w:type="default" r:id="rId19"/>
          <w:footerReference w:type="default" r:id="rId20"/>
          <w:pgSz w:w="11906" w:h="16838"/>
          <w:pgMar w:top="825" w:right="1080" w:bottom="1233" w:left="1440" w:header="720" w:footer="720" w:gutter="0"/>
          <w:cols w:space="720"/>
        </w:sectPr>
      </w:pPr>
    </w:p>
    <w:p w14:paraId="3583C5B7" w14:textId="77777777" w:rsidR="0085187D" w:rsidRDefault="00302764">
      <w:pPr>
        <w:spacing w:after="0" w:line="259" w:lineRule="auto"/>
        <w:ind w:left="10" w:right="-13" w:hanging="10"/>
        <w:jc w:val="right"/>
      </w:pPr>
      <w:r>
        <w:rPr>
          <w:rFonts w:ascii="Times New Roman" w:eastAsia="Times New Roman" w:hAnsi="Times New Roman" w:cs="Times New Roman"/>
          <w:color w:val="1D1B11"/>
          <w:sz w:val="16"/>
        </w:rPr>
        <w:t>Jl. Kolonel Abunjani, Sipin, Jambi 36133</w:t>
      </w:r>
      <w:r>
        <w:rPr>
          <w:rFonts w:ascii="Times New Roman" w:eastAsia="Times New Roman" w:hAnsi="Times New Roman" w:cs="Times New Roman"/>
          <w:color w:val="FFFFFF"/>
          <w:sz w:val="16"/>
        </w:rPr>
        <w:t xml:space="preserve"> </w:t>
      </w:r>
    </w:p>
    <w:p w14:paraId="1B44D5E6" w14:textId="77777777" w:rsidR="0085187D" w:rsidRDefault="00302764">
      <w:pPr>
        <w:spacing w:after="82" w:line="216" w:lineRule="auto"/>
        <w:ind w:left="-15" w:right="-15" w:firstLine="0"/>
        <w:jc w:val="left"/>
      </w:pP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Telp. </w:t>
      </w:r>
      <w:r>
        <w:rPr>
          <w:rFonts w:ascii="Times New Roman" w:eastAsia="Times New Roman" w:hAnsi="Times New Roman" w:cs="Times New Roman"/>
          <w:color w:val="1D1B11"/>
          <w:sz w:val="16"/>
        </w:rPr>
        <w:t xml:space="preserve">(0741) 668723, 66830, 66407 | </w:t>
      </w: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Fax. </w:t>
      </w:r>
      <w:r>
        <w:rPr>
          <w:rFonts w:ascii="Times New Roman" w:eastAsia="Times New Roman" w:hAnsi="Times New Roman" w:cs="Times New Roman"/>
          <w:color w:val="1D1B11"/>
          <w:sz w:val="16"/>
        </w:rPr>
        <w:t>(668726)</w:t>
      </w:r>
      <w:r>
        <w:rPr>
          <w:rFonts w:ascii="Times New Roman" w:eastAsia="Times New Roman" w:hAnsi="Times New Roman" w:cs="Times New Roman"/>
          <w:color w:val="FFFFFF"/>
          <w:sz w:val="16"/>
        </w:rPr>
        <w:t xml:space="preserve"> </w:t>
      </w:r>
    </w:p>
    <w:p w14:paraId="3ACE98EB" w14:textId="77777777" w:rsidR="0085187D" w:rsidRDefault="00302764">
      <w:pPr>
        <w:spacing w:after="0" w:line="259" w:lineRule="auto"/>
        <w:ind w:left="0" w:right="53" w:firstLine="0"/>
        <w:jc w:val="right"/>
      </w:pP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      Email: </w:t>
      </w:r>
      <w:r>
        <w:rPr>
          <w:rFonts w:ascii="Times New Roman" w:eastAsia="Times New Roman" w:hAnsi="Times New Roman" w:cs="Times New Roman"/>
          <w:color w:val="00001A"/>
          <w:sz w:val="16"/>
          <w:u w:val="single" w:color="00001A"/>
        </w:rPr>
        <w:t>office@unh.ac.id</w:t>
      </w:r>
      <w:hyperlink r:id="rId21">
        <w:r w:rsidR="0085187D">
          <w:rPr>
            <w:rFonts w:ascii="Times New Roman" w:eastAsia="Times New Roman" w:hAnsi="Times New Roman" w:cs="Times New Roman"/>
            <w:color w:val="00001A"/>
            <w:sz w:val="16"/>
            <w:u w:val="single" w:color="00001A"/>
          </w:rPr>
          <w:t xml:space="preserve"> </w:t>
        </w:r>
      </w:hyperlink>
      <w:hyperlink r:id="rId22">
        <w:r w:rsidR="0085187D">
          <w:rPr>
            <w:rFonts w:ascii="Times New Roman" w:eastAsia="Times New Roman" w:hAnsi="Times New Roman" w:cs="Times New Roman"/>
            <w:color w:val="00001A"/>
            <w:sz w:val="16"/>
            <w:u w:val="single" w:color="00001A"/>
          </w:rPr>
          <w:t>http://unh.ac.id</w:t>
        </w:r>
      </w:hyperlink>
      <w:hyperlink r:id="rId23">
        <w:r w:rsidR="0085187D"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22CD4A56" w14:textId="77777777" w:rsidR="0085187D" w:rsidRDefault="0085187D">
      <w:pPr>
        <w:sectPr w:rsidR="0085187D">
          <w:type w:val="continuous"/>
          <w:pgSz w:w="11906" w:h="16838"/>
          <w:pgMar w:top="825" w:right="1080" w:bottom="1878" w:left="7506" w:header="720" w:footer="720" w:gutter="0"/>
          <w:cols w:space="720"/>
        </w:sectPr>
      </w:pPr>
    </w:p>
    <w:tbl>
      <w:tblPr>
        <w:tblStyle w:val="TableGrid"/>
        <w:tblW w:w="9489" w:type="dxa"/>
        <w:tblInd w:w="10" w:type="dxa"/>
        <w:tblCellMar>
          <w:top w:w="21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572"/>
        <w:gridCol w:w="1272"/>
        <w:gridCol w:w="2684"/>
        <w:gridCol w:w="2835"/>
        <w:gridCol w:w="2126"/>
      </w:tblGrid>
      <w:tr w:rsidR="0085187D" w14:paraId="24A61094" w14:textId="77777777" w:rsidTr="002D135E">
        <w:trPr>
          <w:trHeight w:val="612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98C5A" w14:textId="77777777" w:rsidR="0085187D" w:rsidRDefault="0030276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No. 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7A1AA2" w14:textId="77777777" w:rsidR="0085187D" w:rsidRDefault="0030276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Waktu/ Tanggal 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8CB1" w14:textId="77777777" w:rsidR="0085187D" w:rsidRDefault="00302764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2"/>
              </w:rPr>
              <w:t xml:space="preserve">Kegiatan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8E6C51" w14:textId="77777777" w:rsidR="0085187D" w:rsidRDefault="0030276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Hasil/Output Kegiatan, Kode Bukti Dokumen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DE4FBF" w14:textId="77777777" w:rsidR="0085187D" w:rsidRDefault="00302764">
            <w:pPr>
              <w:spacing w:after="0" w:line="259" w:lineRule="auto"/>
              <w:ind w:left="171" w:right="113" w:firstLine="0"/>
              <w:jc w:val="center"/>
            </w:pPr>
            <w:r>
              <w:rPr>
                <w:b/>
                <w:sz w:val="22"/>
              </w:rPr>
              <w:t xml:space="preserve">Paraf Mentor  Di Instansi </w:t>
            </w:r>
          </w:p>
        </w:tc>
      </w:tr>
      <w:tr w:rsidR="002D135E" w14:paraId="7B7BEAF4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D6CE77" w14:textId="11ED2F30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8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59706F" w14:textId="77777777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Senin </w:t>
            </w:r>
          </w:p>
          <w:p w14:paraId="78BB76C1" w14:textId="673B0E31" w:rsidR="002D135E" w:rsidRDefault="002D135E" w:rsidP="002D135E">
            <w:pPr>
              <w:spacing w:after="0" w:line="259" w:lineRule="auto"/>
              <w:ind w:left="0" w:firstLine="0"/>
              <w:jc w:val="left"/>
            </w:pPr>
            <w:r w:rsidRPr="00D433F1">
              <w:rPr>
                <w:b/>
                <w:bCs/>
              </w:rPr>
              <w:t>31-08-2026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C7CDE9" w14:textId="0A35C79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3350F6" w14:textId="1AED91B0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FACBA8" wp14:editId="03B20F8B">
                  <wp:extent cx="1212350" cy="682124"/>
                  <wp:effectExtent l="0" t="0" r="6985" b="3810"/>
                  <wp:docPr id="304965922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439" cy="710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B5EE18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1E05A1E5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F1837B" w14:textId="53380B78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9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6BC263" w14:textId="4C36E566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Selasa</w:t>
            </w:r>
          </w:p>
          <w:p w14:paraId="5B4DF4CD" w14:textId="7DC6992C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01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B5449F" w14:textId="4D2DB78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67409" w14:textId="1C18156E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930CA51" wp14:editId="64509D5E">
                  <wp:extent cx="1278113" cy="719191"/>
                  <wp:effectExtent l="0" t="0" r="0" b="5080"/>
                  <wp:docPr id="1358328035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062" cy="745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6E42CE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3946E88B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20857D" w14:textId="762DEB0F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10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DAA885" w14:textId="189679F5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Rabu</w:t>
            </w:r>
          </w:p>
          <w:p w14:paraId="4FADE832" w14:textId="7F279B84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02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1B38F" w14:textId="6DE68BAF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425649" w14:textId="47435DA5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4C69387" wp14:editId="31D44ECC">
                  <wp:extent cx="1314630" cy="739739"/>
                  <wp:effectExtent l="0" t="0" r="0" b="3810"/>
                  <wp:docPr id="662928233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940" cy="762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F4E01F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1108D574" w14:textId="77777777" w:rsidTr="002D135E">
        <w:trPr>
          <w:trHeight w:val="538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53E9D2" w14:textId="3A006E1F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11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AE0A6A" w14:textId="5D1E26A1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Kamis</w:t>
            </w:r>
          </w:p>
          <w:p w14:paraId="5E3E0883" w14:textId="281E2F7D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03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D960BC" w14:textId="4089AA04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60C94B" w14:textId="77B56B0C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5D8984F" wp14:editId="47F7EE2A">
                  <wp:extent cx="1294544" cy="728370"/>
                  <wp:effectExtent l="0" t="0" r="1270" b="0"/>
                  <wp:docPr id="466847957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90" cy="75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16F02D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529E7045" w14:textId="77777777" w:rsidTr="002D135E">
        <w:trPr>
          <w:trHeight w:val="536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F17439" w14:textId="74B8B04C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12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A4984E" w14:textId="690844EF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Jumat</w:t>
            </w:r>
          </w:p>
          <w:p w14:paraId="3C046136" w14:textId="37DB8618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04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12186E" w14:textId="7C4C359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3FF633" w14:textId="5329F02D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9294736" wp14:editId="37D02A6A">
                  <wp:extent cx="1259854" cy="708917"/>
                  <wp:effectExtent l="0" t="0" r="0" b="0"/>
                  <wp:docPr id="1924973520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696" cy="731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4CBE1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0AF467DB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45F8BC" w14:textId="611C3F5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13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E1BE8A" w14:textId="77777777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Senin</w:t>
            </w:r>
          </w:p>
          <w:p w14:paraId="4E640CD4" w14:textId="5B4DC9A0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07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4CF442" w14:textId="12B0CF6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809C" w14:textId="61A7CB6A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D3396D8" wp14:editId="280062A0">
                  <wp:extent cx="1278233" cy="719192"/>
                  <wp:effectExtent l="0" t="0" r="0" b="5080"/>
                  <wp:docPr id="1890616216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05" cy="74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A9CB99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27F5A9C7" w14:textId="77777777" w:rsidTr="002D135E">
        <w:trPr>
          <w:trHeight w:val="538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40E3AB" w14:textId="66D94A38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14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BCA000" w14:textId="1AE4AA43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Selasa</w:t>
            </w:r>
          </w:p>
          <w:p w14:paraId="1D6B1048" w14:textId="3C3AA586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08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5C68FB" w14:textId="24116B7A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344253" w14:textId="721F17E0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6C04A6" w:rsidRPr="006C04A6">
              <w:rPr>
                <w:b/>
                <w:sz w:val="22"/>
              </w:rPr>
              <w:drawing>
                <wp:inline distT="0" distB="0" distL="0" distR="0" wp14:anchorId="2DE3D281" wp14:editId="5F310C42">
                  <wp:extent cx="1353809" cy="821933"/>
                  <wp:effectExtent l="0" t="0" r="0" b="0"/>
                  <wp:docPr id="963513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5130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397664" cy="84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E11528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26873936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7EEFB8" w14:textId="6C5758AF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15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6FEE7B" w14:textId="79D67D88" w:rsidR="002D135E" w:rsidRDefault="002D135E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Rabu</w:t>
            </w:r>
          </w:p>
          <w:p w14:paraId="1EBF10B5" w14:textId="1B057A89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09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F09F56" w14:textId="4B54DE9E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1D66D6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FEC2E1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68AC87C3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AA8FAE" w14:textId="4CBD4928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="006C04A6">
              <w:rPr>
                <w:b/>
                <w:sz w:val="22"/>
              </w:rPr>
              <w:t>16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56CF7E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62E0F9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5DA63E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BF870A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D135E" w14:paraId="0BC8291D" w14:textId="77777777" w:rsidTr="002D135E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E12AB8" w14:textId="33579D8A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711545" w14:textId="77777777" w:rsidR="006C04A6" w:rsidRDefault="006C04A6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</w:p>
          <w:p w14:paraId="3904259D" w14:textId="77777777" w:rsidR="006C04A6" w:rsidRDefault="006C04A6" w:rsidP="002D135E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</w:p>
          <w:p w14:paraId="02309762" w14:textId="728F1D9C" w:rsidR="002D135E" w:rsidRDefault="002D135E" w:rsidP="002D135E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2C4978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0B4348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2104F7" w14:textId="77777777" w:rsidR="002D135E" w:rsidRDefault="002D135E" w:rsidP="002D135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18DDE58D" w14:textId="77777777" w:rsidR="0085187D" w:rsidRDefault="00302764">
      <w:pPr>
        <w:spacing w:after="17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305D1AD5" w14:textId="77777777" w:rsidR="006C04A6" w:rsidRDefault="00302764" w:rsidP="006C04A6">
      <w:pPr>
        <w:spacing w:after="16" w:line="259" w:lineRule="auto"/>
        <w:ind w:left="0" w:firstLine="0"/>
        <w:jc w:val="left"/>
      </w:pPr>
      <w:r>
        <w:rPr>
          <w:b/>
          <w:sz w:val="22"/>
        </w:rPr>
        <w:lastRenderedPageBreak/>
        <w:t xml:space="preserve"> </w:t>
      </w:r>
    </w:p>
    <w:p w14:paraId="7EDB3737" w14:textId="77777777" w:rsidR="006C04A6" w:rsidRDefault="006C04A6" w:rsidP="006C04A6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3AE23104" w14:textId="77777777" w:rsidR="006C04A6" w:rsidRDefault="006C04A6" w:rsidP="006C04A6">
      <w:pPr>
        <w:spacing w:after="0" w:line="259" w:lineRule="auto"/>
        <w:ind w:left="0" w:right="4083" w:firstLine="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YAYASAN DEWI NURDIN HAMZAH </w:t>
      </w:r>
    </w:p>
    <w:p w14:paraId="127F3FFF" w14:textId="77777777" w:rsidR="006C04A6" w:rsidRDefault="006C04A6" w:rsidP="006C04A6">
      <w:pPr>
        <w:pStyle w:val="Judul1"/>
        <w:tabs>
          <w:tab w:val="center" w:pos="3132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014830A" wp14:editId="4DF3E9A7">
                <wp:simplePos x="0" y="0"/>
                <wp:positionH relativeFrom="column">
                  <wp:posOffset>-18287</wp:posOffset>
                </wp:positionH>
                <wp:positionV relativeFrom="paragraph">
                  <wp:posOffset>-355136</wp:posOffset>
                </wp:positionV>
                <wp:extent cx="6054218" cy="990219"/>
                <wp:effectExtent l="0" t="0" r="0" b="0"/>
                <wp:wrapNone/>
                <wp:docPr id="420893161" name="Group 10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8" cy="990219"/>
                          <a:chOff x="0" y="0"/>
                          <a:chExt cx="6054218" cy="990219"/>
                        </a:xfrm>
                      </wpg:grpSpPr>
                      <wps:wsp>
                        <wps:cNvPr id="1696404934" name="Shape 12270"/>
                        <wps:cNvSpPr/>
                        <wps:spPr>
                          <a:xfrm>
                            <a:off x="0" y="952119"/>
                            <a:ext cx="60542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8" h="38100">
                                <a:moveTo>
                                  <a:pt x="0" y="0"/>
                                </a:moveTo>
                                <a:lnTo>
                                  <a:pt x="6054218" y="0"/>
                                </a:lnTo>
                                <a:lnTo>
                                  <a:pt x="60542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3081087" name="Picture 8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93" y="0"/>
                            <a:ext cx="647700" cy="81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1A6C18" id="Group 10193" o:spid="_x0000_s1026" style="position:absolute;margin-left:-1.45pt;margin-top:-27.95pt;width:476.7pt;height:77.95pt;z-index:-251655168" coordsize="60542,9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">
                <v:shape id="Shape 12270" o:spid="_x0000_s1027" style="position:absolute;top:9521;width:60542;height:381;visibility:visible;mso-wrap-style:square;v-text-anchor:top" coordsize="60542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" path="m,l6054218,r,38100l,38100,,e" fillcolor="black" stroked="f" strokeweight="0">
                  <v:stroke miterlimit="83231f" joinstyle="miter"/>
                  <v:path arrowok="t" textboxrect="0,0,6054218,38100"/>
                </v:shape>
                <v:shape id="Picture 859" o:spid="_x0000_s1028" type="#_x0000_t75" style="position:absolute;left:217;width:6477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">
                  <v:imagedata r:id="rId8" o:title="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 w:val="0"/>
          <w:color w:val="000000"/>
          <w:sz w:val="32"/>
          <w:u w:val="none" w:color="000000"/>
          <w:vertAlign w:val="superscript"/>
        </w:rPr>
        <w:t xml:space="preserve"> </w:t>
      </w:r>
      <w:r>
        <w:rPr>
          <w:rFonts w:ascii="Verdana" w:eastAsia="Verdana" w:hAnsi="Verdana" w:cs="Verdana"/>
          <w:b w:val="0"/>
          <w:color w:val="000000"/>
          <w:sz w:val="32"/>
          <w:u w:val="none" w:color="000000"/>
          <w:vertAlign w:val="superscript"/>
        </w:rPr>
        <w:tab/>
      </w:r>
      <w:r>
        <w:t>UNIVERSITAS NURDIN HAMZAH</w:t>
      </w:r>
      <w:r>
        <w:rPr>
          <w:u w:val="none" w:color="000000"/>
        </w:rPr>
        <w:t xml:space="preserve"> </w:t>
      </w:r>
    </w:p>
    <w:p w14:paraId="36C6CF70" w14:textId="77777777" w:rsidR="006C04A6" w:rsidRDefault="006C04A6" w:rsidP="006C04A6">
      <w:pPr>
        <w:tabs>
          <w:tab w:val="center" w:pos="2725"/>
          <w:tab w:val="center" w:pos="423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i/>
          <w:color w:val="1D1B11"/>
          <w:sz w:val="24"/>
        </w:rPr>
        <w:t>Maju, Inovatif dan Berkarakter</w:t>
      </w:r>
      <w:r>
        <w:rPr>
          <w:rFonts w:ascii="Verdana" w:eastAsia="Verdana" w:hAnsi="Verdana" w:cs="Verdana"/>
          <w:sz w:val="32"/>
          <w:vertAlign w:val="superscript"/>
        </w:rPr>
        <w:t xml:space="preserve"> </w:t>
      </w:r>
      <w:r>
        <w:rPr>
          <w:rFonts w:ascii="Verdana" w:eastAsia="Verdana" w:hAnsi="Verdana" w:cs="Verdana"/>
          <w:sz w:val="32"/>
          <w:vertAlign w:val="superscript"/>
        </w:rPr>
        <w:tab/>
      </w:r>
      <w:r>
        <w:rPr>
          <w:rFonts w:ascii="Times New Roman" w:eastAsia="Times New Roman" w:hAnsi="Times New Roman" w:cs="Times New Roman"/>
          <w:i/>
          <w:color w:val="FFFFFF"/>
          <w:sz w:val="24"/>
        </w:rPr>
        <w:t xml:space="preserve"> </w:t>
      </w:r>
    </w:p>
    <w:p w14:paraId="0410BF34" w14:textId="77777777" w:rsidR="006C04A6" w:rsidRDefault="006C04A6" w:rsidP="006C04A6">
      <w:pPr>
        <w:spacing w:after="0" w:line="259" w:lineRule="auto"/>
        <w:ind w:left="2126" w:firstLine="0"/>
        <w:jc w:val="left"/>
      </w:pPr>
      <w:r>
        <w:rPr>
          <w:rFonts w:ascii="Verdana" w:eastAsia="Verdana" w:hAnsi="Verdana" w:cs="Verdana"/>
          <w:sz w:val="21"/>
        </w:rPr>
        <w:t xml:space="preserve"> </w:t>
      </w:r>
    </w:p>
    <w:p w14:paraId="1183D442" w14:textId="77777777" w:rsidR="006C04A6" w:rsidRDefault="006C04A6" w:rsidP="006C04A6">
      <w:pPr>
        <w:tabs>
          <w:tab w:val="center" w:pos="2725"/>
        </w:tabs>
        <w:spacing w:after="201" w:line="259" w:lineRule="auto"/>
        <w:ind w:left="-15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color w:val="1D1B11"/>
          <w:sz w:val="24"/>
        </w:rPr>
        <w:t xml:space="preserve"> </w:t>
      </w:r>
    </w:p>
    <w:p w14:paraId="09729B75" w14:textId="77777777" w:rsidR="006C04A6" w:rsidRDefault="006C04A6" w:rsidP="006C04A6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0CC282D1" w14:textId="77777777" w:rsidR="006C04A6" w:rsidRDefault="006C04A6" w:rsidP="006C04A6">
      <w:pPr>
        <w:sectPr w:rsidR="006C04A6" w:rsidSect="006C04A6">
          <w:headerReference w:type="default" r:id="rId31"/>
          <w:footerReference w:type="default" r:id="rId32"/>
          <w:type w:val="continuous"/>
          <w:pgSz w:w="11906" w:h="16838"/>
          <w:pgMar w:top="825" w:right="1080" w:bottom="1233" w:left="1440" w:header="720" w:footer="720" w:gutter="0"/>
          <w:cols w:space="720"/>
        </w:sectPr>
      </w:pPr>
    </w:p>
    <w:p w14:paraId="1D213EF4" w14:textId="77777777" w:rsidR="006C04A6" w:rsidRDefault="006C04A6" w:rsidP="006C04A6">
      <w:pPr>
        <w:spacing w:after="0" w:line="259" w:lineRule="auto"/>
        <w:ind w:left="10" w:right="-13" w:hanging="10"/>
        <w:jc w:val="right"/>
      </w:pPr>
      <w:r>
        <w:rPr>
          <w:rFonts w:ascii="Times New Roman" w:eastAsia="Times New Roman" w:hAnsi="Times New Roman" w:cs="Times New Roman"/>
          <w:color w:val="1D1B11"/>
          <w:sz w:val="16"/>
        </w:rPr>
        <w:t>Jl. Kolonel Abunjani, Sipin, Jambi 36133</w:t>
      </w:r>
      <w:r>
        <w:rPr>
          <w:rFonts w:ascii="Times New Roman" w:eastAsia="Times New Roman" w:hAnsi="Times New Roman" w:cs="Times New Roman"/>
          <w:color w:val="FFFFFF"/>
          <w:sz w:val="16"/>
        </w:rPr>
        <w:t xml:space="preserve"> </w:t>
      </w:r>
    </w:p>
    <w:p w14:paraId="1F78E4DE" w14:textId="77777777" w:rsidR="006C04A6" w:rsidRDefault="006C04A6" w:rsidP="006C04A6">
      <w:pPr>
        <w:spacing w:after="82" w:line="216" w:lineRule="auto"/>
        <w:ind w:left="-15" w:right="-15" w:firstLine="0"/>
        <w:jc w:val="left"/>
      </w:pP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Telp. </w:t>
      </w:r>
      <w:r>
        <w:rPr>
          <w:rFonts w:ascii="Times New Roman" w:eastAsia="Times New Roman" w:hAnsi="Times New Roman" w:cs="Times New Roman"/>
          <w:color w:val="1D1B11"/>
          <w:sz w:val="16"/>
        </w:rPr>
        <w:t xml:space="preserve">(0741) 668723, 66830, 66407 | </w:t>
      </w: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Fax. </w:t>
      </w:r>
      <w:r>
        <w:rPr>
          <w:rFonts w:ascii="Times New Roman" w:eastAsia="Times New Roman" w:hAnsi="Times New Roman" w:cs="Times New Roman"/>
          <w:color w:val="1D1B11"/>
          <w:sz w:val="16"/>
        </w:rPr>
        <w:t>(668726)</w:t>
      </w:r>
      <w:r>
        <w:rPr>
          <w:rFonts w:ascii="Times New Roman" w:eastAsia="Times New Roman" w:hAnsi="Times New Roman" w:cs="Times New Roman"/>
          <w:color w:val="FFFFFF"/>
          <w:sz w:val="16"/>
        </w:rPr>
        <w:t xml:space="preserve"> </w:t>
      </w:r>
    </w:p>
    <w:p w14:paraId="7BF0E466" w14:textId="77777777" w:rsidR="006C04A6" w:rsidRDefault="006C04A6" w:rsidP="006C04A6">
      <w:pPr>
        <w:spacing w:after="0" w:line="259" w:lineRule="auto"/>
        <w:ind w:left="0" w:right="53" w:firstLine="0"/>
        <w:jc w:val="right"/>
      </w:pPr>
      <w:r>
        <w:rPr>
          <w:rFonts w:ascii="Times New Roman" w:eastAsia="Times New Roman" w:hAnsi="Times New Roman" w:cs="Times New Roman"/>
          <w:b/>
          <w:color w:val="1D1B11"/>
          <w:sz w:val="16"/>
        </w:rPr>
        <w:t xml:space="preserve">      Email: </w:t>
      </w:r>
      <w:r>
        <w:rPr>
          <w:rFonts w:ascii="Times New Roman" w:eastAsia="Times New Roman" w:hAnsi="Times New Roman" w:cs="Times New Roman"/>
          <w:color w:val="00001A"/>
          <w:sz w:val="16"/>
          <w:u w:val="single" w:color="00001A"/>
        </w:rPr>
        <w:t>office@unh.ac.id</w:t>
      </w:r>
      <w:hyperlink r:id="rId33">
        <w:r>
          <w:rPr>
            <w:rFonts w:ascii="Times New Roman" w:eastAsia="Times New Roman" w:hAnsi="Times New Roman" w:cs="Times New Roman"/>
            <w:color w:val="00001A"/>
            <w:sz w:val="16"/>
            <w:u w:val="single" w:color="00001A"/>
          </w:rPr>
          <w:t xml:space="preserve"> </w:t>
        </w:r>
      </w:hyperlink>
      <w:hyperlink r:id="rId34">
        <w:r>
          <w:rPr>
            <w:rFonts w:ascii="Times New Roman" w:eastAsia="Times New Roman" w:hAnsi="Times New Roman" w:cs="Times New Roman"/>
            <w:color w:val="00001A"/>
            <w:sz w:val="16"/>
            <w:u w:val="single" w:color="00001A"/>
          </w:rPr>
          <w:t>http://unh.ac.id</w:t>
        </w:r>
      </w:hyperlink>
      <w:hyperlink r:id="rId35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63770F65" w14:textId="77777777" w:rsidR="006C04A6" w:rsidRDefault="006C04A6" w:rsidP="006C04A6">
      <w:pPr>
        <w:sectPr w:rsidR="006C04A6" w:rsidSect="006C04A6">
          <w:type w:val="continuous"/>
          <w:pgSz w:w="11906" w:h="16838"/>
          <w:pgMar w:top="825" w:right="1080" w:bottom="1878" w:left="7506" w:header="720" w:footer="720" w:gutter="0"/>
          <w:cols w:space="720"/>
        </w:sectPr>
      </w:pPr>
    </w:p>
    <w:tbl>
      <w:tblPr>
        <w:tblStyle w:val="TableGrid"/>
        <w:tblW w:w="9489" w:type="dxa"/>
        <w:tblInd w:w="10" w:type="dxa"/>
        <w:tblCellMar>
          <w:top w:w="21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572"/>
        <w:gridCol w:w="1272"/>
        <w:gridCol w:w="2684"/>
        <w:gridCol w:w="2835"/>
        <w:gridCol w:w="2126"/>
      </w:tblGrid>
      <w:tr w:rsidR="006C04A6" w14:paraId="14522D02" w14:textId="77777777">
        <w:trPr>
          <w:trHeight w:val="612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9676B9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No. 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5579AA" w14:textId="77777777" w:rsidR="006C04A6" w:rsidRDefault="006C04A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Waktu/ Tanggal 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293C2A" w14:textId="77777777" w:rsidR="006C04A6" w:rsidRDefault="006C04A6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2"/>
              </w:rPr>
              <w:t xml:space="preserve">Kegiatan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F5BCB8" w14:textId="77777777" w:rsidR="006C04A6" w:rsidRDefault="006C04A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Hasil/Output Kegiatan, Kode Bukti Dokumen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55D827" w14:textId="77777777" w:rsidR="006C04A6" w:rsidRDefault="006C04A6">
            <w:pPr>
              <w:spacing w:after="0" w:line="259" w:lineRule="auto"/>
              <w:ind w:left="171" w:right="113" w:firstLine="0"/>
              <w:jc w:val="center"/>
            </w:pPr>
            <w:r>
              <w:rPr>
                <w:b/>
                <w:sz w:val="22"/>
              </w:rPr>
              <w:t xml:space="preserve">Paraf Mentor  Di Instansi </w:t>
            </w:r>
          </w:p>
        </w:tc>
      </w:tr>
      <w:tr w:rsidR="006C04A6" w14:paraId="6D17427E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955B3A" w14:textId="0C57A32A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16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98E13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Senin </w:t>
            </w:r>
          </w:p>
          <w:p w14:paraId="282C25C0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 w:rsidRPr="00D433F1">
              <w:rPr>
                <w:b/>
                <w:bCs/>
              </w:rPr>
              <w:t>31-08-2026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B10F17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CC51D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1578F66" wp14:editId="3B73F90E">
                  <wp:extent cx="1212350" cy="682124"/>
                  <wp:effectExtent l="0" t="0" r="6985" b="3810"/>
                  <wp:docPr id="1141385552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439" cy="710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42C89F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7B0DBC8D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5EC799" w14:textId="4314C311" w:rsidR="006C04A6" w:rsidRP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17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1BFABE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Selasa</w:t>
            </w:r>
          </w:p>
          <w:p w14:paraId="2F6F33C6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01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220A38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EF7A3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369F384" wp14:editId="4507ECCF">
                  <wp:extent cx="1223338" cy="688369"/>
                  <wp:effectExtent l="0" t="0" r="0" b="0"/>
                  <wp:docPr id="328339461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777" cy="713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9EF444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504BB713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0763FC" w14:textId="345E3C04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18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9390A5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Rabu</w:t>
            </w:r>
          </w:p>
          <w:p w14:paraId="3720B21B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02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5D7711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ADCF66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BAEA88A" wp14:editId="0B14E3CD">
                  <wp:extent cx="1223010" cy="688184"/>
                  <wp:effectExtent l="0" t="0" r="0" b="0"/>
                  <wp:docPr id="1231317541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728" cy="711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FA3839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19DD8982" w14:textId="77777777">
        <w:trPr>
          <w:trHeight w:val="538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BB41FA" w14:textId="5FB2704F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19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DEC0C7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Kamis</w:t>
            </w:r>
          </w:p>
          <w:p w14:paraId="19966B89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03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A8270F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F3E71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515C654" wp14:editId="55CF419C">
                  <wp:extent cx="1223010" cy="688122"/>
                  <wp:effectExtent l="0" t="0" r="0" b="0"/>
                  <wp:docPr id="2091760885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822" cy="716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3B66A4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45490FE2" w14:textId="77777777">
        <w:trPr>
          <w:trHeight w:val="536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F14E" w14:textId="1589366D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20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61633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Jumat</w:t>
            </w:r>
          </w:p>
          <w:p w14:paraId="776E8CB3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04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1897A0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7DC4D8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6D3E87E" wp14:editId="7F575E72">
                  <wp:extent cx="1223010" cy="688185"/>
                  <wp:effectExtent l="0" t="0" r="0" b="0"/>
                  <wp:docPr id="518145565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837" cy="712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F565A4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168A4682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F319A2" w14:textId="479EC6A1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21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2F18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Senin</w:t>
            </w:r>
          </w:p>
          <w:p w14:paraId="66BAA45A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07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3FFB9F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A4BDF5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6ED581F" wp14:editId="66DE75BA">
                  <wp:extent cx="1243173" cy="699466"/>
                  <wp:effectExtent l="0" t="0" r="0" b="5715"/>
                  <wp:docPr id="726973267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4563" cy="722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182684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19D7C9A5" w14:textId="77777777">
        <w:trPr>
          <w:trHeight w:val="538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FB7AD" w14:textId="23B3F20E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22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F65402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Selasa</w:t>
            </w:r>
          </w:p>
          <w:p w14:paraId="7F019EF3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08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3BC264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9D68BF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 w:rsidRPr="006C04A6">
              <w:rPr>
                <w:b/>
                <w:sz w:val="22"/>
              </w:rPr>
              <w:drawing>
                <wp:inline distT="0" distB="0" distL="0" distR="0" wp14:anchorId="5625D0D7" wp14:editId="186C2A9D">
                  <wp:extent cx="1304818" cy="792190"/>
                  <wp:effectExtent l="0" t="0" r="0" b="8255"/>
                  <wp:docPr id="18608871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5130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353015" cy="82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C828F4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29ED018B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5F90D8" w14:textId="52E84044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23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445B8A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Rabu</w:t>
            </w:r>
          </w:p>
          <w:p w14:paraId="28788DA5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09</w:t>
            </w:r>
            <w:r w:rsidRPr="00D433F1"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 w:rsidRPr="00D433F1">
              <w:rPr>
                <w:b/>
                <w:bCs/>
              </w:rPr>
              <w:t>-2026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DEC03B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Melanjutkan Pembuatan aplikasi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816BFF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18B539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7FCB1894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610BAD" w14:textId="77CC6CC1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24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09A356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CBCDE7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A70D31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B1F330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6C04A6" w14:paraId="5B906A78" w14:textId="77777777">
        <w:trPr>
          <w:trHeight w:val="535"/>
        </w:trPr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AE30D" w14:textId="40D505F8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25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6528E3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</w:p>
          <w:p w14:paraId="69DE6B06" w14:textId="77777777" w:rsidR="006C04A6" w:rsidRDefault="006C04A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</w:p>
          <w:p w14:paraId="14BCA7DD" w14:textId="77777777" w:rsidR="006C04A6" w:rsidRDefault="006C04A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6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80853B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83E7E5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64369F" w14:textId="77777777" w:rsidR="006C04A6" w:rsidRDefault="006C04A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4E516F69" w14:textId="77777777" w:rsidR="006C04A6" w:rsidRDefault="006C04A6" w:rsidP="006C04A6">
      <w:pPr>
        <w:spacing w:after="17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13BC058D" w14:textId="252BE59D" w:rsidR="0085187D" w:rsidRDefault="0085187D">
      <w:pPr>
        <w:spacing w:after="19" w:line="259" w:lineRule="auto"/>
        <w:ind w:left="0" w:firstLine="0"/>
        <w:jc w:val="left"/>
        <w:rPr>
          <w:b/>
          <w:sz w:val="22"/>
        </w:rPr>
      </w:pPr>
    </w:p>
    <w:p w14:paraId="6A642FA1" w14:textId="77777777" w:rsidR="006C04A6" w:rsidRDefault="006C04A6">
      <w:pPr>
        <w:spacing w:after="19" w:line="259" w:lineRule="auto"/>
        <w:ind w:left="0" w:firstLine="0"/>
        <w:jc w:val="left"/>
        <w:rPr>
          <w:b/>
          <w:sz w:val="22"/>
        </w:rPr>
      </w:pPr>
    </w:p>
    <w:p w14:paraId="07E00015" w14:textId="77777777" w:rsidR="006C04A6" w:rsidRDefault="006C04A6">
      <w:pPr>
        <w:spacing w:after="19" w:line="259" w:lineRule="auto"/>
        <w:ind w:left="0" w:firstLine="0"/>
        <w:jc w:val="left"/>
        <w:rPr>
          <w:b/>
          <w:sz w:val="22"/>
        </w:rPr>
      </w:pPr>
    </w:p>
    <w:p w14:paraId="5BB75226" w14:textId="77777777" w:rsidR="006C04A6" w:rsidRDefault="006C04A6">
      <w:pPr>
        <w:spacing w:after="19" w:line="259" w:lineRule="auto"/>
        <w:ind w:left="0" w:firstLine="0"/>
        <w:jc w:val="left"/>
      </w:pPr>
    </w:p>
    <w:p w14:paraId="2F2DB5F6" w14:textId="77777777" w:rsidR="0085187D" w:rsidRDefault="00302764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7AA59A4" w14:textId="77777777" w:rsidR="0085187D" w:rsidRDefault="00302764">
      <w:pPr>
        <w:spacing w:after="0" w:line="259" w:lineRule="auto"/>
        <w:ind w:left="-5" w:hanging="1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sz w:val="22"/>
        </w:rPr>
        <w:t xml:space="preserve">Kota, DD – MM – YY 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Mengetahui 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Pimpinan [Nama Instansi Tempat Magang] </w:t>
      </w:r>
    </w:p>
    <w:p w14:paraId="2D3D8FB1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2DBE4C19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787A29E7" w14:textId="77777777" w:rsidR="0085187D" w:rsidRDefault="00302764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854"/>
        </w:tabs>
        <w:spacing w:after="0" w:line="259" w:lineRule="auto"/>
        <w:ind w:left="-15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ttd dan stempel </w:t>
      </w:r>
    </w:p>
    <w:p w14:paraId="01A6866C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6C7F8851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</w:p>
    <w:p w14:paraId="739D7646" w14:textId="77777777" w:rsidR="0085187D" w:rsidRDefault="00302764">
      <w:pPr>
        <w:spacing w:after="0" w:line="259" w:lineRule="auto"/>
        <w:ind w:left="4321" w:firstLine="0"/>
        <w:jc w:val="left"/>
      </w:pPr>
      <w:r>
        <w:rPr>
          <w:b/>
          <w:sz w:val="22"/>
          <w:u w:val="single" w:color="000000"/>
        </w:rPr>
        <w:t>Nama Pimpinan Tempat Magang</w:t>
      </w:r>
      <w:r>
        <w:rPr>
          <w:b/>
          <w:sz w:val="22"/>
        </w:rPr>
        <w:t xml:space="preserve"> </w:t>
      </w:r>
    </w:p>
    <w:p w14:paraId="7ACF418E" w14:textId="77777777" w:rsidR="0085187D" w:rsidRDefault="00302764">
      <w:pPr>
        <w:pStyle w:val="Judul2"/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529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NIK: NIK Pimpinan </w:t>
      </w:r>
    </w:p>
    <w:p w14:paraId="7C12D49A" w14:textId="77777777" w:rsidR="0085187D" w:rsidRDefault="00302764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9730710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4CE2D90A" w14:textId="77777777" w:rsidR="0085187D" w:rsidRDefault="00302764">
      <w:pPr>
        <w:spacing w:after="0" w:line="259" w:lineRule="auto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0DD80E02" w14:textId="77777777" w:rsidR="00C03490" w:rsidRDefault="00C03490">
      <w:pPr>
        <w:spacing w:after="0" w:line="259" w:lineRule="auto"/>
        <w:ind w:left="0" w:firstLine="0"/>
        <w:jc w:val="left"/>
        <w:rPr>
          <w:sz w:val="22"/>
        </w:rPr>
      </w:pPr>
    </w:p>
    <w:p w14:paraId="2DEC4FE7" w14:textId="77777777" w:rsidR="00C03490" w:rsidRDefault="00C03490">
      <w:pPr>
        <w:spacing w:after="0" w:line="259" w:lineRule="auto"/>
        <w:ind w:left="0" w:firstLine="0"/>
        <w:jc w:val="left"/>
        <w:rPr>
          <w:sz w:val="22"/>
        </w:rPr>
      </w:pPr>
    </w:p>
    <w:p w14:paraId="7B489928" w14:textId="77777777" w:rsidR="00C03490" w:rsidRDefault="00C03490">
      <w:pPr>
        <w:spacing w:after="0" w:line="259" w:lineRule="auto"/>
        <w:ind w:left="0" w:firstLine="0"/>
        <w:jc w:val="left"/>
      </w:pPr>
    </w:p>
    <w:p w14:paraId="35AD2196" w14:textId="77777777" w:rsidR="0085187D" w:rsidRDefault="00302764">
      <w:pPr>
        <w:spacing w:after="17" w:line="259" w:lineRule="auto"/>
        <w:ind w:left="0" w:firstLine="0"/>
        <w:jc w:val="left"/>
      </w:pPr>
      <w:r>
        <w:rPr>
          <w:b/>
        </w:rPr>
        <w:t xml:space="preserve">Keterangan: </w:t>
      </w:r>
    </w:p>
    <w:p w14:paraId="4DEE3FDF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Logbook Harian dicetak dan diisi secara manual (ditulis tangan) oleh mahasiswa setiap hari sesuai dengan kegiatan Magang yang dilaksanakan. (Logbook dicetak di kertas jilid berwarna putih). </w:t>
      </w:r>
    </w:p>
    <w:p w14:paraId="481539AF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Hasil/Output Kegiatan adalah hasil yang diperoleh atau dihasilkan mahasiswa dari kegiatan Magang yang dilaksanakan pada hari tersebut, baik berupa pemahaman, data, dokumen, produk, pekerjaan, layanan, analisis, maupun capaian lainnya. </w:t>
      </w:r>
    </w:p>
    <w:p w14:paraId="7152C916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Setiap hasil/output dapat dilengkapi dengan Kode Bukti Dokumen yang mengacu pada bukti pendukung yang disimpan secara digital. Contoh Kode: MG-D01-01 (MG: Magang, D01: Day ke 1, 01: Kegiatan ke 1) </w:t>
      </w:r>
    </w:p>
    <w:p w14:paraId="0FF93B05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Kode Bukti Dokumen adalah kode yang digunakan untuk mengidentifikasi bukti pendukung kegiatan Magang yang disimpan dalam bentuk digital, seperti foto, video, dokumen, data, hasil pekerjaan, atau tautan (link gdrive). </w:t>
      </w:r>
    </w:p>
    <w:p w14:paraId="6759E330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Kegiatan yang ditulis harus sesuai dengan kegiatan yang benar-benar dilaksanakan pada hari/tanggal tersebut. </w:t>
      </w:r>
    </w:p>
    <w:p w14:paraId="7E6DA75D" w14:textId="77777777" w:rsidR="0085187D" w:rsidRDefault="00302764">
      <w:pPr>
        <w:numPr>
          <w:ilvl w:val="0"/>
          <w:numId w:val="1"/>
        </w:numPr>
        <w:spacing w:after="29"/>
        <w:ind w:right="-5" w:hanging="283"/>
      </w:pPr>
      <w:r>
        <w:t xml:space="preserve">Uraian kegiatan ditulis secara singkat, jelas, dan spesifik, bukan hanya menuliskan “melaksanakan Magang” atau “membantu pekerjaan”. </w:t>
      </w:r>
    </w:p>
    <w:p w14:paraId="4FBA8F73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Setiap catatan kegiatan harian diparaf oleh Mentor di Instansi Tempat Magang sebagai bentuk verifikasi bahwa kegiatan telah dilaksanakan. </w:t>
      </w:r>
    </w:p>
    <w:p w14:paraId="431E0193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Setiap melakukan bimbingan dengan Dosen Pembimbing, mahasiswa wajib menunjukkan Logbook Harian kepada Dosen Pembimbing untuk diperiksa dan diverifikasi </w:t>
      </w:r>
    </w:p>
    <w:p w14:paraId="712F3339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Apabila mahasiswa dari beberapa Program Studi melaksanakan kegiatan pada tempat Magang yang sama, kegiatan dapat sama, tetapi uraian tugas dan hasil/output yang dicatat disesuaikan dengan peran, kompetensi, dan bidang keilmuan masing-masing mahasiswa. </w:t>
      </w:r>
    </w:p>
    <w:p w14:paraId="3ACD1535" w14:textId="77777777" w:rsidR="0085187D" w:rsidRDefault="00302764">
      <w:pPr>
        <w:numPr>
          <w:ilvl w:val="0"/>
          <w:numId w:val="1"/>
        </w:numPr>
        <w:ind w:right="-5" w:hanging="283"/>
      </w:pPr>
      <w:r>
        <w:t xml:space="preserve">Pada akhir periode Magang, Logbook diperiksa dan disahkan oleh Mentor Tempat Magang sesuai ketentuan. </w:t>
      </w:r>
    </w:p>
    <w:p w14:paraId="68B363B3" w14:textId="77777777" w:rsidR="0085187D" w:rsidRDefault="00302764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504B4E0" w14:textId="77777777" w:rsidR="0085187D" w:rsidRDefault="00302764">
      <w:pPr>
        <w:spacing w:after="0" w:line="259" w:lineRule="auto"/>
        <w:ind w:left="0" w:firstLine="0"/>
        <w:jc w:val="left"/>
      </w:pPr>
      <w:r>
        <w:rPr>
          <w:b/>
          <w:color w:val="FF0000"/>
          <w:sz w:val="22"/>
        </w:rPr>
        <w:t xml:space="preserve">CONTOH: </w:t>
      </w:r>
    </w:p>
    <w:tbl>
      <w:tblPr>
        <w:tblStyle w:val="TableGrid"/>
        <w:tblW w:w="9491" w:type="dxa"/>
        <w:tblInd w:w="10" w:type="dxa"/>
        <w:tblCellMar>
          <w:top w:w="21" w:type="dxa"/>
          <w:right w:w="53" w:type="dxa"/>
        </w:tblCellMar>
        <w:tblLook w:val="04A0" w:firstRow="1" w:lastRow="0" w:firstColumn="1" w:lastColumn="0" w:noHBand="0" w:noVBand="1"/>
      </w:tblPr>
      <w:tblGrid>
        <w:gridCol w:w="571"/>
        <w:gridCol w:w="1404"/>
        <w:gridCol w:w="2221"/>
        <w:gridCol w:w="331"/>
        <w:gridCol w:w="3121"/>
        <w:gridCol w:w="1843"/>
      </w:tblGrid>
      <w:tr w:rsidR="0085187D" w14:paraId="230D510B" w14:textId="77777777">
        <w:trPr>
          <w:trHeight w:val="559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BCFF6" w14:textId="77777777" w:rsidR="0085187D" w:rsidRDefault="00302764">
            <w:pPr>
              <w:spacing w:after="0" w:line="259" w:lineRule="auto"/>
              <w:ind w:left="125" w:firstLine="0"/>
              <w:jc w:val="left"/>
            </w:pPr>
            <w:r>
              <w:rPr>
                <w:b/>
              </w:rPr>
              <w:t xml:space="preserve">No.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86015C" w14:textId="77777777" w:rsidR="0085187D" w:rsidRDefault="00302764">
            <w:pPr>
              <w:spacing w:after="17" w:line="259" w:lineRule="auto"/>
              <w:ind w:left="50" w:firstLine="0"/>
              <w:jc w:val="center"/>
            </w:pPr>
            <w:r>
              <w:rPr>
                <w:b/>
              </w:rPr>
              <w:t xml:space="preserve">Hari, </w:t>
            </w:r>
          </w:p>
          <w:p w14:paraId="33EEFCF7" w14:textId="77777777" w:rsidR="0085187D" w:rsidRDefault="00302764">
            <w:pPr>
              <w:spacing w:after="0" w:line="259" w:lineRule="auto"/>
              <w:ind w:left="53" w:firstLine="0"/>
              <w:jc w:val="center"/>
            </w:pPr>
            <w:r>
              <w:rPr>
                <w:b/>
              </w:rPr>
              <w:t xml:space="preserve">Tanggal </w:t>
            </w:r>
          </w:p>
        </w:tc>
        <w:tc>
          <w:tcPr>
            <w:tcW w:w="2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726B61B3" w14:textId="77777777" w:rsidR="0085187D" w:rsidRDefault="00302764">
            <w:pPr>
              <w:spacing w:after="0" w:line="259" w:lineRule="auto"/>
              <w:ind w:left="379" w:firstLine="0"/>
              <w:jc w:val="center"/>
            </w:pPr>
            <w:r>
              <w:rPr>
                <w:b/>
              </w:rPr>
              <w:t xml:space="preserve">Kegiatan </w:t>
            </w:r>
          </w:p>
        </w:tc>
        <w:tc>
          <w:tcPr>
            <w:tcW w:w="3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C90054B" w14:textId="77777777" w:rsidR="0085187D" w:rsidRDefault="0085187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27CC0F" w14:textId="77777777" w:rsidR="0085187D" w:rsidRDefault="00302764">
            <w:pPr>
              <w:spacing w:after="0" w:line="259" w:lineRule="auto"/>
              <w:ind w:left="231" w:right="125" w:firstLine="0"/>
              <w:jc w:val="center"/>
            </w:pPr>
            <w:r>
              <w:rPr>
                <w:b/>
              </w:rPr>
              <w:t xml:space="preserve">Hasil/Output Kegiatan (Kode Bukti Dokumen) 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CC5607" w14:textId="77777777" w:rsidR="0085187D" w:rsidRDefault="0030276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Paraf Mentor Tempat Magang </w:t>
            </w:r>
          </w:p>
        </w:tc>
      </w:tr>
      <w:tr w:rsidR="0085187D" w14:paraId="1E4EE3CE" w14:textId="77777777">
        <w:trPr>
          <w:trHeight w:val="5322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EAC845" w14:textId="77777777" w:rsidR="0085187D" w:rsidRDefault="00302764">
            <w:pPr>
              <w:spacing w:after="0" w:line="259" w:lineRule="auto"/>
              <w:ind w:left="50" w:firstLine="0"/>
              <w:jc w:val="center"/>
            </w:pPr>
            <w:r>
              <w:lastRenderedPageBreak/>
              <w:t xml:space="preserve">1.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11DE86" w14:textId="77777777" w:rsidR="0085187D" w:rsidRDefault="00302764">
            <w:pPr>
              <w:spacing w:after="17" w:line="259" w:lineRule="auto"/>
              <w:ind w:left="108" w:firstLine="0"/>
              <w:jc w:val="left"/>
            </w:pPr>
            <w:r>
              <w:t xml:space="preserve">Rabu, </w:t>
            </w:r>
          </w:p>
          <w:p w14:paraId="7A92A440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t xml:space="preserve">19-08-2026 </w:t>
            </w:r>
          </w:p>
        </w:tc>
        <w:tc>
          <w:tcPr>
            <w:tcW w:w="2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6B428D4" w14:textId="77777777" w:rsidR="0085187D" w:rsidRDefault="00302764">
            <w:pPr>
              <w:tabs>
                <w:tab w:val="center" w:pos="1614"/>
              </w:tabs>
              <w:spacing w:after="23" w:line="259" w:lineRule="auto"/>
              <w:ind w:left="0" w:firstLine="0"/>
              <w:jc w:val="left"/>
            </w:pPr>
            <w:r>
              <w:t xml:space="preserve">Persiapan </w:t>
            </w:r>
            <w:r>
              <w:tab/>
              <w:t xml:space="preserve">Lomba </w:t>
            </w:r>
          </w:p>
          <w:p w14:paraId="288F3757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t xml:space="preserve">Agustus 2026 </w:t>
            </w:r>
          </w:p>
        </w:tc>
        <w:tc>
          <w:tcPr>
            <w:tcW w:w="3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94AD4C8" w14:textId="77777777" w:rsidR="0085187D" w:rsidRDefault="00302764">
            <w:pPr>
              <w:spacing w:after="0" w:line="259" w:lineRule="auto"/>
              <w:ind w:left="0" w:firstLine="0"/>
            </w:pPr>
            <w:r>
              <w:t xml:space="preserve">17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D1BDC4" w14:textId="77777777" w:rsidR="0085187D" w:rsidRDefault="00302764">
            <w:pPr>
              <w:spacing w:after="0" w:line="277" w:lineRule="auto"/>
              <w:ind w:left="108" w:right="60" w:firstLine="0"/>
            </w:pPr>
            <w:r>
              <w:rPr>
                <w:b/>
              </w:rPr>
              <w:t>Prodi TI:</w:t>
            </w:r>
            <w:r>
              <w:t xml:space="preserve"> Membuat desain dan pengembangan halaman web informasi lomba (MG-D01-01) </w:t>
            </w:r>
          </w:p>
          <w:p w14:paraId="176A027D" w14:textId="77777777" w:rsidR="0085187D" w:rsidRDefault="00302764">
            <w:pPr>
              <w:spacing w:after="0" w:line="278" w:lineRule="auto"/>
              <w:ind w:left="108" w:right="56" w:firstLine="0"/>
            </w:pPr>
            <w:r>
              <w:rPr>
                <w:b/>
              </w:rPr>
              <w:t>Prodi SI:</w:t>
            </w:r>
            <w:r>
              <w:t xml:space="preserve"> Menyusun kebutuhan informasi dan merancang alur pendaftaran peserta lomba (MG-</w:t>
            </w:r>
          </w:p>
          <w:p w14:paraId="58EE39AB" w14:textId="77777777" w:rsidR="0085187D" w:rsidRDefault="00302764">
            <w:pPr>
              <w:spacing w:after="17" w:line="259" w:lineRule="auto"/>
              <w:ind w:left="108" w:firstLine="0"/>
              <w:jc w:val="left"/>
            </w:pPr>
            <w:r>
              <w:t xml:space="preserve">D01-01) </w:t>
            </w:r>
          </w:p>
          <w:p w14:paraId="4627412B" w14:textId="77777777" w:rsidR="0085187D" w:rsidRDefault="00302764">
            <w:pPr>
              <w:spacing w:after="2" w:line="277" w:lineRule="auto"/>
              <w:ind w:left="108" w:right="58" w:firstLine="0"/>
            </w:pPr>
            <w:r>
              <w:rPr>
                <w:b/>
              </w:rPr>
              <w:t>Prodi Teknosi:</w:t>
            </w:r>
            <w:r>
              <w:t xml:space="preserve"> Menyiapkan perangkat, jaringan, dan dukungan teknologi untuk </w:t>
            </w:r>
          </w:p>
          <w:p w14:paraId="6AFBE59C" w14:textId="77777777" w:rsidR="0085187D" w:rsidRDefault="00302764">
            <w:pPr>
              <w:spacing w:after="17" w:line="259" w:lineRule="auto"/>
              <w:ind w:left="108" w:firstLine="0"/>
              <w:jc w:val="left"/>
            </w:pPr>
            <w:r>
              <w:t>pelaksanaan lomba (MG-D01-</w:t>
            </w:r>
          </w:p>
          <w:p w14:paraId="5CA48D74" w14:textId="77777777" w:rsidR="0085187D" w:rsidRDefault="00302764">
            <w:pPr>
              <w:spacing w:after="17" w:line="259" w:lineRule="auto"/>
              <w:ind w:left="108" w:firstLine="0"/>
              <w:jc w:val="left"/>
            </w:pPr>
            <w:r>
              <w:t xml:space="preserve">01) </w:t>
            </w:r>
          </w:p>
          <w:p w14:paraId="2FD377AE" w14:textId="77777777" w:rsidR="0085187D" w:rsidRDefault="00302764">
            <w:pPr>
              <w:spacing w:after="0" w:line="278" w:lineRule="auto"/>
              <w:ind w:left="108" w:right="59" w:firstLine="0"/>
            </w:pPr>
            <w:r>
              <w:rPr>
                <w:b/>
              </w:rPr>
              <w:t>Prodi IP:</w:t>
            </w:r>
            <w:r>
              <w:t xml:space="preserve"> Membantu menyusun administrasi, koordinasi panitia, dan jadwal pelaksanaan lomba (MG-D01-01) </w:t>
            </w:r>
          </w:p>
          <w:p w14:paraId="5EA30E33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Prodi </w:t>
            </w:r>
            <w:r>
              <w:rPr>
                <w:b/>
              </w:rPr>
              <w:tab/>
              <w:t>IK:</w:t>
            </w:r>
            <w:r>
              <w:t xml:space="preserve"> </w:t>
            </w:r>
            <w:r>
              <w:tab/>
              <w:t xml:space="preserve">Membuat </w:t>
            </w:r>
            <w:r>
              <w:tab/>
              <w:t xml:space="preserve">materi publikasi dan menyusun strategi komunikasi </w:t>
            </w:r>
            <w:r>
              <w:tab/>
              <w:t xml:space="preserve">untuk </w:t>
            </w:r>
            <w:r>
              <w:tab/>
              <w:t xml:space="preserve">promosi kegiatan (MG-D01-01) 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649903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85187D" w14:paraId="17A90B02" w14:textId="77777777">
        <w:trPr>
          <w:trHeight w:val="293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8615E6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02FE02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FD76A51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6168C3A" w14:textId="77777777" w:rsidR="0085187D" w:rsidRDefault="0085187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0E6F00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C53C59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85187D" w14:paraId="2756D046" w14:textId="77777777">
        <w:trPr>
          <w:trHeight w:val="293"/>
        </w:trPr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181C0D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....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F8EDC5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dst </w:t>
            </w:r>
          </w:p>
        </w:tc>
        <w:tc>
          <w:tcPr>
            <w:tcW w:w="2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6C6909B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AA675D5" w14:textId="77777777" w:rsidR="0085187D" w:rsidRDefault="0085187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338F4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ACDAE7" w14:textId="77777777" w:rsidR="0085187D" w:rsidRDefault="00302764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4880C6AD" w14:textId="77777777" w:rsidR="0085187D" w:rsidRDefault="00302764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5187D">
      <w:type w:val="continuous"/>
      <w:pgSz w:w="11906" w:h="16838"/>
      <w:pgMar w:top="1001" w:right="992" w:bottom="18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36DA" w14:textId="77777777" w:rsidR="002A0073" w:rsidRDefault="002A0073" w:rsidP="00C03490">
      <w:pPr>
        <w:spacing w:after="0" w:line="240" w:lineRule="auto"/>
      </w:pPr>
      <w:r>
        <w:separator/>
      </w:r>
    </w:p>
  </w:endnote>
  <w:endnote w:type="continuationSeparator" w:id="0">
    <w:p w14:paraId="3B6415BB" w14:textId="77777777" w:rsidR="002A0073" w:rsidRDefault="002A0073" w:rsidP="00C03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C7A5" w14:textId="77777777" w:rsidR="00866C37" w:rsidRDefault="00866C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8E73" w14:textId="77777777" w:rsidR="006C04A6" w:rsidRDefault="006C04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FCB6" w14:textId="77777777" w:rsidR="002A0073" w:rsidRDefault="002A0073" w:rsidP="00C03490">
      <w:pPr>
        <w:spacing w:after="0" w:line="240" w:lineRule="auto"/>
      </w:pPr>
      <w:r>
        <w:separator/>
      </w:r>
    </w:p>
  </w:footnote>
  <w:footnote w:type="continuationSeparator" w:id="0">
    <w:p w14:paraId="69DEEA16" w14:textId="77777777" w:rsidR="002A0073" w:rsidRDefault="002A0073" w:rsidP="00C03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4F3E" w14:textId="783E1D8F" w:rsidR="00C03490" w:rsidRDefault="00C034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ECC4" w14:textId="77777777" w:rsidR="006C04A6" w:rsidRDefault="006C04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0334"/>
    <w:multiLevelType w:val="hybridMultilevel"/>
    <w:tmpl w:val="42FE771C"/>
    <w:lvl w:ilvl="0" w:tplc="E7BA6770">
      <w:start w:val="1"/>
      <w:numFmt w:val="bullet"/>
      <w:lvlText w:val="-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4EF72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0FF1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962D6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189CF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0C25E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029D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665F5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C8AF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540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87D"/>
    <w:rsid w:val="0026452C"/>
    <w:rsid w:val="002A0073"/>
    <w:rsid w:val="002D135E"/>
    <w:rsid w:val="00302764"/>
    <w:rsid w:val="003805A1"/>
    <w:rsid w:val="00383C46"/>
    <w:rsid w:val="003F786E"/>
    <w:rsid w:val="00407D2E"/>
    <w:rsid w:val="004E7825"/>
    <w:rsid w:val="00661E4D"/>
    <w:rsid w:val="006C04A6"/>
    <w:rsid w:val="00776CC5"/>
    <w:rsid w:val="007F639D"/>
    <w:rsid w:val="0085187D"/>
    <w:rsid w:val="00866C37"/>
    <w:rsid w:val="009C12C2"/>
    <w:rsid w:val="00B06A4E"/>
    <w:rsid w:val="00C03490"/>
    <w:rsid w:val="00CF2315"/>
    <w:rsid w:val="00D433F1"/>
    <w:rsid w:val="00DB1C4F"/>
    <w:rsid w:val="00DE6C6F"/>
    <w:rsid w:val="00E34A18"/>
    <w:rsid w:val="00E430DE"/>
    <w:rsid w:val="00F54035"/>
    <w:rsid w:val="00FC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CC22"/>
  <w15:docId w15:val="{26E0CC18-CFD8-432B-BDB6-39919030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79" w:lineRule="auto"/>
      <w:ind w:left="293" w:hanging="293"/>
      <w:jc w:val="both"/>
    </w:pPr>
    <w:rPr>
      <w:rFonts w:ascii="Arial" w:eastAsia="Arial" w:hAnsi="Arial" w:cs="Arial"/>
      <w:color w:val="000000"/>
      <w:sz w:val="2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left="118" w:hanging="10"/>
      <w:outlineLvl w:val="0"/>
    </w:pPr>
    <w:rPr>
      <w:rFonts w:ascii="Times New Roman" w:eastAsia="Times New Roman" w:hAnsi="Times New Roman" w:cs="Times New Roman"/>
      <w:b/>
      <w:color w:val="1D1B11"/>
      <w:u w:val="single" w:color="1D1B11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link w:val="Judul2"/>
    <w:rPr>
      <w:rFonts w:ascii="Arial" w:eastAsia="Arial" w:hAnsi="Arial" w:cs="Arial"/>
      <w:b/>
      <w:color w:val="000000"/>
      <w:sz w:val="22"/>
    </w:rPr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1D1B11"/>
      <w:sz w:val="24"/>
      <w:u w:val="single" w:color="1D1B1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C03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03490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KAR"/>
    <w:uiPriority w:val="99"/>
    <w:unhideWhenUsed/>
    <w:rsid w:val="00C03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03490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2.jpeg"/><Relationship Id="rId39" Type="http://schemas.openxmlformats.org/officeDocument/2006/relationships/image" Target="media/image20.jpeg"/><Relationship Id="rId21" Type="http://schemas.openxmlformats.org/officeDocument/2006/relationships/hyperlink" Target="http://unh.ac.id/" TargetMode="External"/><Relationship Id="rId34" Type="http://schemas.openxmlformats.org/officeDocument/2006/relationships/hyperlink" Target="http://unh.ac.id/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29" Type="http://schemas.openxmlformats.org/officeDocument/2006/relationships/image" Target="media/image1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unh.ac.id/" TargetMode="External"/><Relationship Id="rId24" Type="http://schemas.openxmlformats.org/officeDocument/2006/relationships/image" Target="media/image10.jpeg"/><Relationship Id="rId32" Type="http://schemas.openxmlformats.org/officeDocument/2006/relationships/footer" Target="footer2.xml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://unh.ac.id/" TargetMode="External"/><Relationship Id="rId28" Type="http://schemas.openxmlformats.org/officeDocument/2006/relationships/image" Target="media/image14.jpeg"/><Relationship Id="rId36" Type="http://schemas.openxmlformats.org/officeDocument/2006/relationships/image" Target="media/image17.jpeg"/><Relationship Id="rId10" Type="http://schemas.openxmlformats.org/officeDocument/2006/relationships/hyperlink" Target="http://unh.ac.id/" TargetMode="External"/><Relationship Id="rId19" Type="http://schemas.openxmlformats.org/officeDocument/2006/relationships/header" Target="header1.xm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unh.ac.id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unh.ac.id/" TargetMode="External"/><Relationship Id="rId27" Type="http://schemas.openxmlformats.org/officeDocument/2006/relationships/image" Target="media/image13.jpeg"/><Relationship Id="rId30" Type="http://schemas.openxmlformats.org/officeDocument/2006/relationships/image" Target="media/image16.png"/><Relationship Id="rId35" Type="http://schemas.openxmlformats.org/officeDocument/2006/relationships/hyperlink" Target="http://unh.ac.id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1.jpeg"/><Relationship Id="rId33" Type="http://schemas.openxmlformats.org/officeDocument/2006/relationships/hyperlink" Target="http://unh.ac.id/" TargetMode="External"/><Relationship Id="rId38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Novhirtamely Kahar</dc:creator>
  <cp:keywords/>
  <dc:description/>
  <cp:lastModifiedBy>ariffan24</cp:lastModifiedBy>
  <cp:revision>2</cp:revision>
  <dcterms:created xsi:type="dcterms:W3CDTF">2026-08-28T02:07:00Z</dcterms:created>
  <dcterms:modified xsi:type="dcterms:W3CDTF">2026-09-09T01:22:00Z</dcterms:modified>
</cp:coreProperties>
</file>